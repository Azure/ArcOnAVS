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535E0" w14:textId="2429B9E4" w:rsidR="00E75816" w:rsidRDefault="014C883A" w:rsidP="611D993C">
      <w:pPr>
        <w:pStyle w:val="Title"/>
        <w:ind w:firstLine="720"/>
        <w:jc w:val="center"/>
      </w:pPr>
      <w:r>
        <w:t>Enable Arc for Azure VMware Solution</w:t>
      </w:r>
      <w:r w:rsidR="236BE447">
        <w:t xml:space="preserve"> (AVS)</w:t>
      </w:r>
    </w:p>
    <w:p w14:paraId="4C6914ED" w14:textId="76549DAA" w:rsidR="003551E7" w:rsidRDefault="003551E7" w:rsidP="003551E7"/>
    <w:p w14:paraId="27316D3C" w14:textId="756593BB" w:rsidR="003551E7" w:rsidRDefault="003551E7" w:rsidP="003551E7">
      <w:r w:rsidRPr="003551E7">
        <w:rPr>
          <w:rStyle w:val="Heading1Char"/>
        </w:rPr>
        <w:t>Overview</w:t>
      </w:r>
    </w:p>
    <w:p w14:paraId="3815AD20" w14:textId="10DAB41B" w:rsidR="00E755FE" w:rsidRDefault="56B2AD4B" w:rsidP="00E755FE">
      <w:r>
        <w:t>This article</w:t>
      </w:r>
      <w:r w:rsidR="20AD6279">
        <w:t xml:space="preserve"> </w:t>
      </w:r>
      <w:r w:rsidR="1E08A2B0">
        <w:t xml:space="preserve">will help you </w:t>
      </w:r>
      <w:r w:rsidR="326FB0F4">
        <w:t>deploy</w:t>
      </w:r>
      <w:r w:rsidR="1E08A2B0">
        <w:t xml:space="preserve"> Arc for Azure VMware Solution</w:t>
      </w:r>
      <w:r w:rsidR="1A3CD43A">
        <w:t>.</w:t>
      </w:r>
      <w:r w:rsidR="58C74B52">
        <w:t xml:space="preserve"> After you </w:t>
      </w:r>
      <w:proofErr w:type="gramStart"/>
      <w:r w:rsidR="04CA59E6">
        <w:t>have</w:t>
      </w:r>
      <w:r w:rsidR="1A3CD43A">
        <w:t xml:space="preserve"> </w:t>
      </w:r>
      <w:r w:rsidR="5D96B6ED">
        <w:t>successfully</w:t>
      </w:r>
      <w:proofErr w:type="gramEnd"/>
      <w:r w:rsidR="5D96B6ED">
        <w:t xml:space="preserve"> </w:t>
      </w:r>
      <w:r w:rsidR="58C74B52">
        <w:t>setup the new components needed for this</w:t>
      </w:r>
      <w:r w:rsidR="13287B69">
        <w:t xml:space="preserve"> </w:t>
      </w:r>
      <w:r w:rsidR="1C851AA9">
        <w:t>p</w:t>
      </w:r>
      <w:r w:rsidR="19F9B6DB">
        <w:t>ublic</w:t>
      </w:r>
      <w:r w:rsidR="58C74B52">
        <w:t xml:space="preserve"> </w:t>
      </w:r>
      <w:r w:rsidR="21534654">
        <w:t>preview,</w:t>
      </w:r>
      <w:r w:rsidR="58C74B52">
        <w:t xml:space="preserve"> you will be able </w:t>
      </w:r>
      <w:r w:rsidR="779D6ED4">
        <w:t xml:space="preserve">to </w:t>
      </w:r>
      <w:r w:rsidR="74A7A756">
        <w:t xml:space="preserve">execute operations in </w:t>
      </w:r>
      <w:r w:rsidR="0C6EBBAE">
        <w:t xml:space="preserve">Azure VMware Solution </w:t>
      </w:r>
      <w:r w:rsidR="74A7A756">
        <w:t>vC</w:t>
      </w:r>
      <w:r w:rsidR="779D6ED4">
        <w:t>enter</w:t>
      </w:r>
      <w:r w:rsidR="74A7A756">
        <w:t xml:space="preserve"> from the Azure </w:t>
      </w:r>
      <w:r w:rsidR="474B0B4A">
        <w:t>portal</w:t>
      </w:r>
      <w:r w:rsidR="74A7A756">
        <w:t xml:space="preserve">. </w:t>
      </w:r>
      <w:r w:rsidR="5ECC6AB2">
        <w:t xml:space="preserve">Operations </w:t>
      </w:r>
      <w:r w:rsidR="6462B27A">
        <w:t>are related to Create, Re</w:t>
      </w:r>
      <w:r w:rsidR="08A332C3">
        <w:t>ad</w:t>
      </w:r>
      <w:r w:rsidR="6462B27A">
        <w:t>, Update</w:t>
      </w:r>
      <w:r w:rsidR="0329A5DA">
        <w:t xml:space="preserve"> </w:t>
      </w:r>
      <w:r w:rsidR="6462B27A">
        <w:t>and Delete (CRUD) Virtual Machines in</w:t>
      </w:r>
      <w:r w:rsidR="4020ED07">
        <w:t xml:space="preserve"> an</w:t>
      </w:r>
      <w:r w:rsidR="7748471B">
        <w:t xml:space="preserve"> Arc</w:t>
      </w:r>
      <w:r w:rsidR="3B24E072">
        <w:t>-</w:t>
      </w:r>
      <w:del w:id="0" w:author="Ian Whyte (Aquent LLC)" w:date="2021-12-01T02:19:00Z">
        <w:r w:rsidR="1E08A2B0" w:rsidDel="6B9C3339">
          <w:delText xml:space="preserve"> </w:delText>
        </w:r>
      </w:del>
      <w:r w:rsidR="7748471B">
        <w:t>enabled</w:t>
      </w:r>
      <w:r w:rsidR="11EE92FB">
        <w:t xml:space="preserve"> Azure VMware Solution</w:t>
      </w:r>
      <w:r w:rsidR="612BF30B">
        <w:t xml:space="preserve"> private cloud.</w:t>
      </w:r>
      <w:r w:rsidR="79F83524">
        <w:t xml:space="preserve"> </w:t>
      </w:r>
      <w:r w:rsidR="612BF30B">
        <w:t>User</w:t>
      </w:r>
      <w:ins w:id="1" w:author="Ian Whyte (Aquent LLC)" w:date="2021-12-01T02:48:00Z">
        <w:r w:rsidR="34822CFA">
          <w:t>s</w:t>
        </w:r>
      </w:ins>
      <w:r w:rsidR="612BF30B">
        <w:t xml:space="preserve"> can also enable guest management and install Azure extensions</w:t>
      </w:r>
      <w:r w:rsidR="098ACC2A">
        <w:t xml:space="preserve"> once the private cloud is Arc</w:t>
      </w:r>
      <w:r w:rsidR="6F1B7200">
        <w:t>-</w:t>
      </w:r>
      <w:r w:rsidR="098ACC2A">
        <w:t>enabled</w:t>
      </w:r>
      <w:r w:rsidR="612BF30B">
        <w:t xml:space="preserve"> </w:t>
      </w:r>
    </w:p>
    <w:p w14:paraId="34E984F4" w14:textId="77777777" w:rsidR="005D682C" w:rsidRPr="00E755FE" w:rsidRDefault="005D682C" w:rsidP="00E755FE"/>
    <w:p w14:paraId="1A2AECAF" w14:textId="3CFA2237" w:rsidR="003551E7" w:rsidRDefault="00A6479B" w:rsidP="00E439FA">
      <w:pPr>
        <w:pStyle w:val="Heading1"/>
      </w:pPr>
      <w:r>
        <w:t>Prerequisites</w:t>
      </w:r>
    </w:p>
    <w:p w14:paraId="0D4F0143" w14:textId="50313536" w:rsidR="00815C7E" w:rsidRPr="002E3075" w:rsidRDefault="00096401" w:rsidP="0CAACF81">
      <w:pPr>
        <w:pStyle w:val="ListParagraph"/>
        <w:numPr>
          <w:ilvl w:val="0"/>
          <w:numId w:val="20"/>
        </w:numPr>
        <w:rPr>
          <w:rFonts w:eastAsiaTheme="minorEastAsia"/>
        </w:rPr>
      </w:pPr>
      <w:r>
        <w:t xml:space="preserve">A </w:t>
      </w:r>
      <w:r w:rsidR="00815C7E">
        <w:t>jump box</w:t>
      </w:r>
      <w:r w:rsidR="006971E6">
        <w:t xml:space="preserve"> </w:t>
      </w:r>
      <w:r w:rsidR="000F0262">
        <w:t xml:space="preserve">Virtual Machine </w:t>
      </w:r>
      <w:r w:rsidR="233289BA">
        <w:t xml:space="preserve">(VM) </w:t>
      </w:r>
      <w:r>
        <w:t xml:space="preserve">with network access to the </w:t>
      </w:r>
      <w:r w:rsidR="72F7A52F">
        <w:t xml:space="preserve">Azure VMware Solution </w:t>
      </w:r>
      <w:r w:rsidR="4B52F61E">
        <w:t>vCenter</w:t>
      </w:r>
      <w:r w:rsidR="304EDA4D">
        <w:t>.</w:t>
      </w:r>
      <w:r w:rsidR="002E3075">
        <w:t xml:space="preserve"> </w:t>
      </w:r>
      <w:r>
        <w:tab/>
      </w:r>
      <w:r w:rsidR="6A66DF92">
        <w:t>From the jump-box</w:t>
      </w:r>
      <w:r w:rsidR="0270884C">
        <w:t xml:space="preserve"> VM,</w:t>
      </w:r>
      <w:r w:rsidR="6A66DF92">
        <w:t xml:space="preserve"> ensure you have access to </w:t>
      </w:r>
      <w:hyperlink r:id="rId10" w:anchor="locate-the-urls-for-vcenter-and-nsx-manager">
        <w:r w:rsidR="6A66DF92" w:rsidRPr="0CAACF81">
          <w:rPr>
            <w:rStyle w:val="Hyperlink"/>
          </w:rPr>
          <w:t>vCenter and NSX-T portals</w:t>
        </w:r>
        <w:r w:rsidR="3221935C" w:rsidRPr="0CAACF81">
          <w:rPr>
            <w:rStyle w:val="Hyperlink"/>
          </w:rPr>
          <w:t>.</w:t>
        </w:r>
      </w:hyperlink>
    </w:p>
    <w:p w14:paraId="64639B59" w14:textId="0B8F2BBD" w:rsidR="00815C7E" w:rsidRDefault="4E54B283" w:rsidP="00815C7E">
      <w:pPr>
        <w:pStyle w:val="ListParagraph"/>
        <w:numPr>
          <w:ilvl w:val="0"/>
          <w:numId w:val="20"/>
        </w:numPr>
      </w:pPr>
      <w:r>
        <w:t xml:space="preserve">Private cloud should be Internet enabled or should have reachability to Azure end points mentioned </w:t>
      </w:r>
      <w:r w:rsidR="7DC7F415">
        <w:t>in Appendix 1</w:t>
      </w:r>
      <w:r>
        <w:t>.</w:t>
      </w:r>
    </w:p>
    <w:p w14:paraId="7BCD9BB5" w14:textId="72BDB680" w:rsidR="08BBF6A2" w:rsidRDefault="2CE16AE8" w:rsidP="00815C7E">
      <w:pPr>
        <w:pStyle w:val="ListParagraph"/>
        <w:numPr>
          <w:ilvl w:val="0"/>
          <w:numId w:val="20"/>
        </w:numPr>
      </w:pPr>
      <w:r>
        <w:t>Resource group in the subscription where you have owner/</w:t>
      </w:r>
      <w:r w:rsidR="4389F26A">
        <w:t>contributor</w:t>
      </w:r>
      <w:r>
        <w:t xml:space="preserve"> role.</w:t>
      </w:r>
    </w:p>
    <w:p w14:paraId="2E17E2B9" w14:textId="6FE534CA" w:rsidR="20323E70" w:rsidRDefault="62B96569" w:rsidP="50C6A4CD">
      <w:pPr>
        <w:pStyle w:val="ListParagraph"/>
        <w:numPr>
          <w:ilvl w:val="0"/>
          <w:numId w:val="20"/>
        </w:numPr>
        <w:rPr>
          <w:rStyle w:val="Hyperlink"/>
          <w:color w:val="auto"/>
          <w:u w:val="none"/>
        </w:rPr>
      </w:pPr>
      <w:r>
        <w:t>Have a m</w:t>
      </w:r>
      <w:r w:rsidR="1E786F2E">
        <w:t xml:space="preserve">inimum of 3 </w:t>
      </w:r>
      <w:r w:rsidR="6DF5669B">
        <w:t xml:space="preserve">free non-overlapping </w:t>
      </w:r>
      <w:r w:rsidR="259C3F48">
        <w:t>I</w:t>
      </w:r>
      <w:r w:rsidR="6DF5669B">
        <w:t>P</w:t>
      </w:r>
      <w:del w:id="2" w:author="Ian Whyte (Aquent LLC)" w:date="2021-12-01T02:50:00Z">
        <w:r w:rsidR="19573BA1" w:rsidDel="31369312">
          <w:delText>s</w:delText>
        </w:r>
      </w:del>
      <w:r w:rsidR="259C3F48">
        <w:t xml:space="preserve"> </w:t>
      </w:r>
      <w:r w:rsidR="6DF5669B">
        <w:t>addresses</w:t>
      </w:r>
      <w:r w:rsidR="0C712BCE">
        <w:t>.</w:t>
      </w:r>
      <w:r w:rsidR="1DA6D703" w:rsidRPr="54DF4B0B">
        <w:rPr>
          <w:rStyle w:val="Hyperlink"/>
          <w:color w:val="auto"/>
          <w:u w:val="none"/>
        </w:rPr>
        <w:t xml:space="preserve"> </w:t>
      </w:r>
    </w:p>
    <w:p w14:paraId="2AEFBD7A" w14:textId="45178B77" w:rsidR="3299B590" w:rsidRDefault="5D5A52F2" w:rsidP="370F1D64">
      <w:pPr>
        <w:pStyle w:val="ListParagraph"/>
        <w:numPr>
          <w:ilvl w:val="0"/>
          <w:numId w:val="20"/>
        </w:numPr>
        <w:spacing w:after="0"/>
        <w:rPr>
          <w:rFonts w:eastAsiaTheme="minorEastAsia"/>
        </w:rPr>
      </w:pPr>
      <w:r>
        <w:t>Verify that</w:t>
      </w:r>
      <w:r w:rsidR="3299B590">
        <w:t xml:space="preserve"> your vCenter Server is 6.7 or above.</w:t>
      </w:r>
    </w:p>
    <w:p w14:paraId="4C6FD28D" w14:textId="66E85A3D" w:rsidR="578E6728" w:rsidRDefault="578E6728" w:rsidP="745BE19D">
      <w:pPr>
        <w:pStyle w:val="ListParagraph"/>
        <w:numPr>
          <w:ilvl w:val="0"/>
          <w:numId w:val="20"/>
        </w:numPr>
        <w:spacing w:after="0"/>
        <w:rPr>
          <w:rFonts w:eastAsiaTheme="minorEastAsia"/>
        </w:rPr>
      </w:pPr>
      <w:r>
        <w:t xml:space="preserve">A </w:t>
      </w:r>
      <w:r w:rsidR="4D00ACBA">
        <w:t>resource</w:t>
      </w:r>
      <w:r w:rsidR="4995B804">
        <w:t xml:space="preserve"> </w:t>
      </w:r>
      <w:r w:rsidR="4D00ACBA">
        <w:t>pool</w:t>
      </w:r>
      <w:r>
        <w:t xml:space="preserve"> with minimum free capacity of 16 GB of RAM, 4 vCPUs.</w:t>
      </w:r>
      <w:r w:rsidR="40CDA74C">
        <w:t xml:space="preserve"> </w:t>
      </w:r>
      <w:proofErr w:type="gramStart"/>
      <w:r w:rsidR="40CDA74C">
        <w:t>( We</w:t>
      </w:r>
      <w:proofErr w:type="gramEnd"/>
      <w:r w:rsidR="40CDA74C">
        <w:t xml:space="preserve"> will create a resource pool in case you don’t have o</w:t>
      </w:r>
      <w:r w:rsidR="2261E3A0">
        <w:t>ne).</w:t>
      </w:r>
    </w:p>
    <w:p w14:paraId="2FAB68CF" w14:textId="4F8C8F93" w:rsidR="578E6728" w:rsidRDefault="578E6728" w:rsidP="745BE19D">
      <w:pPr>
        <w:pStyle w:val="ListParagraph"/>
        <w:numPr>
          <w:ilvl w:val="0"/>
          <w:numId w:val="20"/>
        </w:numPr>
        <w:spacing w:after="0"/>
        <w:rPr>
          <w:rFonts w:eastAsiaTheme="minorEastAsia"/>
        </w:rPr>
      </w:pPr>
      <w:r>
        <w:t xml:space="preserve">A datastore with </w:t>
      </w:r>
      <w:r w:rsidR="01DD6066">
        <w:t>a minimum of</w:t>
      </w:r>
      <w:r>
        <w:t xml:space="preserve"> 100 GB of free disk space that is available through the resource pool</w:t>
      </w:r>
      <w:r w:rsidR="09398A23">
        <w:t>.</w:t>
      </w:r>
    </w:p>
    <w:p w14:paraId="60F7C3D6" w14:textId="5A04F941" w:rsidR="578E6728" w:rsidRDefault="4A4174DD" w:rsidP="77814117">
      <w:pPr>
        <w:pStyle w:val="ListParagraph"/>
        <w:numPr>
          <w:ilvl w:val="0"/>
          <w:numId w:val="20"/>
        </w:numPr>
        <w:spacing w:after="0"/>
        <w:rPr>
          <w:rFonts w:eastAsiaTheme="minorEastAsia"/>
          <w:color w:val="24292F"/>
          <w:sz w:val="24"/>
          <w:szCs w:val="24"/>
        </w:rPr>
      </w:pPr>
      <w:r>
        <w:t>On the vCenter Server, allow inbound connections on TCP port 443, so that the Arc resource bridge and VMware cluster extension can communicate with the vCenter</w:t>
      </w:r>
      <w:r w:rsidRPr="77814117">
        <w:rPr>
          <w:color w:val="24292F"/>
          <w:sz w:val="24"/>
          <w:szCs w:val="24"/>
        </w:rPr>
        <w:t xml:space="preserve"> server.</w:t>
      </w:r>
      <w:r w:rsidRPr="77814117">
        <w:rPr>
          <w:b/>
          <w:bCs/>
          <w:color w:val="24292F"/>
          <w:sz w:val="24"/>
          <w:szCs w:val="24"/>
        </w:rPr>
        <w:t xml:space="preserve"> </w:t>
      </w:r>
      <w:r w:rsidR="600BEF2B" w:rsidRPr="77814117">
        <w:rPr>
          <w:color w:val="24292F"/>
          <w:sz w:val="24"/>
          <w:szCs w:val="24"/>
        </w:rPr>
        <w:t>(</w:t>
      </w:r>
      <w:r w:rsidR="4194D93E" w:rsidRPr="77814117">
        <w:rPr>
          <w:color w:val="24292F"/>
          <w:sz w:val="24"/>
          <w:szCs w:val="24"/>
        </w:rPr>
        <w:t xml:space="preserve">For AVS </w:t>
      </w:r>
      <w:del w:id="3" w:author="Tushar Juneja" w:date="2022-01-06T16:09:00Z">
        <w:r w:rsidR="62752E38" w:rsidRPr="77814117" w:rsidDel="100D0BE6">
          <w:rPr>
            <w:color w:val="24292F"/>
            <w:sz w:val="24"/>
            <w:szCs w:val="24"/>
          </w:rPr>
          <w:delText>s</w:delText>
        </w:r>
      </w:del>
      <w:ins w:id="4" w:author="Tushar Juneja" w:date="2022-01-06T16:09:00Z">
        <w:r w:rsidR="23BB2291" w:rsidRPr="77814117">
          <w:rPr>
            <w:color w:val="24292F"/>
            <w:sz w:val="24"/>
            <w:szCs w:val="24"/>
          </w:rPr>
          <w:t>a</w:t>
        </w:r>
      </w:ins>
      <w:r w:rsidRPr="77814117">
        <w:rPr>
          <w:color w:val="24292F"/>
          <w:sz w:val="24"/>
          <w:szCs w:val="24"/>
        </w:rPr>
        <w:t>s of today, only the default port of 443 is supported if you use a different port, Appliance VM creation will fail)</w:t>
      </w:r>
    </w:p>
    <w:p w14:paraId="36932901" w14:textId="556D2AD0" w:rsidR="77814117" w:rsidRDefault="77814117" w:rsidP="77814117">
      <w:pPr>
        <w:spacing w:after="0"/>
        <w:rPr>
          <w:rFonts w:eastAsiaTheme="minorEastAsia"/>
          <w:color w:val="24292F"/>
          <w:sz w:val="24"/>
          <w:szCs w:val="24"/>
        </w:rPr>
      </w:pPr>
    </w:p>
    <w:p w14:paraId="4D9C1E6B" w14:textId="085384F2" w:rsidR="436930F1" w:rsidRDefault="436930F1" w:rsidP="77814117">
      <w:pPr>
        <w:spacing w:after="0"/>
        <w:rPr>
          <w:rFonts w:eastAsiaTheme="minorEastAsia"/>
          <w:color w:val="24292F"/>
          <w:sz w:val="24"/>
          <w:szCs w:val="24"/>
        </w:rPr>
      </w:pPr>
      <w:r w:rsidRPr="77814117">
        <w:rPr>
          <w:rFonts w:eastAsiaTheme="minorEastAsia"/>
          <w:color w:val="24292F"/>
          <w:sz w:val="24"/>
          <w:szCs w:val="24"/>
        </w:rPr>
        <w:t xml:space="preserve">&gt; </w:t>
      </w:r>
      <w:proofErr w:type="gramStart"/>
      <w:r w:rsidRPr="77814117">
        <w:rPr>
          <w:rFonts w:eastAsiaTheme="minorEastAsia"/>
          <w:color w:val="24292F"/>
          <w:sz w:val="24"/>
          <w:szCs w:val="24"/>
        </w:rPr>
        <w:t>[!NOTE</w:t>
      </w:r>
      <w:proofErr w:type="gramEnd"/>
      <w:r w:rsidRPr="77814117">
        <w:rPr>
          <w:rFonts w:eastAsiaTheme="minorEastAsia"/>
          <w:color w:val="24292F"/>
          <w:sz w:val="24"/>
          <w:szCs w:val="24"/>
        </w:rPr>
        <w:t>]</w:t>
      </w:r>
    </w:p>
    <w:p w14:paraId="6056ED7A" w14:textId="74133950" w:rsidR="436930F1" w:rsidRDefault="436930F1" w:rsidP="77814117">
      <w:pPr>
        <w:rPr>
          <w:rFonts w:eastAsiaTheme="minorEastAsia"/>
          <w:color w:val="24292F"/>
          <w:sz w:val="24"/>
          <w:szCs w:val="24"/>
        </w:rPr>
      </w:pPr>
      <w:r w:rsidRPr="77814117">
        <w:rPr>
          <w:color w:val="24292F"/>
        </w:rPr>
        <w:t>&gt; Only the default port of 443 is supported if you use a different port, Appliance VM creation will fail.</w:t>
      </w:r>
    </w:p>
    <w:p w14:paraId="25FA6020" w14:textId="69BE5802" w:rsidR="77814117" w:rsidRDefault="77814117" w:rsidP="77814117">
      <w:pPr>
        <w:spacing w:after="0"/>
        <w:rPr>
          <w:rFonts w:eastAsiaTheme="minorEastAsia"/>
          <w:color w:val="24292F"/>
          <w:sz w:val="24"/>
          <w:szCs w:val="24"/>
        </w:rPr>
      </w:pPr>
    </w:p>
    <w:p w14:paraId="2B3ED336" w14:textId="1B8120D7" w:rsidR="0051137E" w:rsidRDefault="3228B1A3" w:rsidP="745BE19D">
      <w:pPr>
        <w:rPr>
          <w:b/>
          <w:bCs/>
          <w:color w:val="24292F"/>
          <w:sz w:val="24"/>
          <w:szCs w:val="24"/>
        </w:rPr>
      </w:pPr>
      <w:r>
        <w:t xml:space="preserve">At this point, you should have already </w:t>
      </w:r>
      <w:r w:rsidR="58F9DFA1">
        <w:t xml:space="preserve">deployed an Azure VMware Solution private cluster. </w:t>
      </w:r>
      <w:r w:rsidR="566C35AF">
        <w:t>Y</w:t>
      </w:r>
      <w:r w:rsidR="58F9DFA1">
        <w:t xml:space="preserve">ou </w:t>
      </w:r>
      <w:r w:rsidR="2491205A">
        <w:t>need to</w:t>
      </w:r>
      <w:r w:rsidR="58F9DFA1">
        <w:t xml:space="preserve"> have a connection from your on-prem environment and/or from your native Azure Vi</w:t>
      </w:r>
      <w:r w:rsidR="296ED77B">
        <w:t>r</w:t>
      </w:r>
      <w:r w:rsidR="58F9DFA1">
        <w:t xml:space="preserve">tual Network to </w:t>
      </w:r>
      <w:r w:rsidR="52C87592">
        <w:t>the Azure</w:t>
      </w:r>
      <w:r w:rsidR="5CEAF6B5">
        <w:t xml:space="preserve"> VMware Solution </w:t>
      </w:r>
      <w:r w:rsidR="58F9DFA1">
        <w:t>private cloud. We also assume that</w:t>
      </w:r>
      <w:r w:rsidR="560DFC9B">
        <w:t xml:space="preserve"> there </w:t>
      </w:r>
      <w:r w:rsidR="78E2878B">
        <w:t xml:space="preserve">will </w:t>
      </w:r>
      <w:r w:rsidR="560DFC9B">
        <w:t xml:space="preserve">be </w:t>
      </w:r>
      <w:r w:rsidR="6CB4B9DE">
        <w:t>an isolated</w:t>
      </w:r>
      <w:r w:rsidR="58F9DFA1">
        <w:t xml:space="preserve"> NSX-T segment </w:t>
      </w:r>
      <w:r w:rsidR="6CB4B9DE">
        <w:t xml:space="preserve">for deploying </w:t>
      </w:r>
      <w:r w:rsidR="58F9DFA1">
        <w:t>the Arc for AVS OVA appliance.</w:t>
      </w:r>
      <w:r w:rsidR="3DD8100C">
        <w:t xml:space="preserve"> This segment will be created if not present already. </w:t>
      </w:r>
    </w:p>
    <w:p w14:paraId="4F22031E" w14:textId="1496CECB" w:rsidR="0051137E" w:rsidRDefault="32C82A99" w:rsidP="745BE19D">
      <w:pPr>
        <w:pStyle w:val="ListParagraph"/>
        <w:numPr>
          <w:ilvl w:val="0"/>
          <w:numId w:val="31"/>
        </w:numPr>
        <w:rPr>
          <w:rFonts w:eastAsiaTheme="minorEastAsia"/>
        </w:rPr>
      </w:pPr>
      <w:r>
        <w:t>For Network planning and setup</w:t>
      </w:r>
      <w:r w:rsidR="65EFA325">
        <w:t>,</w:t>
      </w:r>
      <w:r>
        <w:t xml:space="preserve"> use following guide:</w:t>
      </w:r>
      <w:r w:rsidR="58F9DFA1">
        <w:t xml:space="preserve"> - </w:t>
      </w:r>
      <w:hyperlink r:id="rId11">
        <w:r w:rsidR="58F9DFA1" w:rsidRPr="745BE19D">
          <w:rPr>
            <w:rStyle w:val="Hyperlink"/>
          </w:rPr>
          <w:t>Tutorial - Network planning checklist - Azure VMware Solution | Microsoft Docs</w:t>
        </w:r>
      </w:hyperlink>
      <w:r w:rsidR="58F9DFA1">
        <w:t xml:space="preserve">  </w:t>
      </w:r>
    </w:p>
    <w:p w14:paraId="3FD12C54" w14:textId="2B3675AA" w:rsidR="131AED2D" w:rsidRPr="00481C73" w:rsidRDefault="005D682C" w:rsidP="00481C73">
      <w:pPr>
        <w:rPr>
          <w:rFonts w:asciiTheme="majorHAnsi" w:eastAsiaTheme="majorEastAsia" w:hAnsiTheme="majorHAnsi" w:cstheme="majorBidi"/>
          <w:color w:val="2F5496" w:themeColor="accent1" w:themeShade="BF"/>
          <w:sz w:val="26"/>
          <w:szCs w:val="26"/>
        </w:rPr>
      </w:pPr>
      <w:r>
        <w:br w:type="page"/>
      </w:r>
      <w:r w:rsidR="1594A3AF">
        <w:lastRenderedPageBreak/>
        <w:t>R</w:t>
      </w:r>
      <w:r w:rsidR="32E72E59">
        <w:t xml:space="preserve">egistration </w:t>
      </w:r>
      <w:r w:rsidR="61C435E0">
        <w:t xml:space="preserve">to Arc for </w:t>
      </w:r>
      <w:r w:rsidR="4D834FA1">
        <w:t xml:space="preserve">Azure VMware Solution </w:t>
      </w:r>
      <w:r w:rsidR="61C435E0">
        <w:t>feature Set</w:t>
      </w:r>
      <w:r w:rsidR="36327C29">
        <w:t>.</w:t>
      </w:r>
    </w:p>
    <w:p w14:paraId="0E2E7DED" w14:textId="5863100D" w:rsidR="08457700" w:rsidRDefault="08457700" w:rsidP="08457700"/>
    <w:p w14:paraId="4526A4D8" w14:textId="39EC215F" w:rsidR="3B779129" w:rsidRDefault="7062044D" w:rsidP="08457700">
      <w:pPr>
        <w:spacing w:after="0" w:line="240" w:lineRule="auto"/>
        <w:ind w:left="720"/>
        <w:rPr>
          <w:rFonts w:ascii="Segoe UI" w:eastAsia="Times New Roman" w:hAnsi="Segoe UI" w:cs="Segoe UI"/>
          <w:sz w:val="21"/>
          <w:szCs w:val="21"/>
        </w:rPr>
      </w:pPr>
      <w:r w:rsidRPr="6E648774">
        <w:rPr>
          <w:rFonts w:ascii="Segoe UI" w:eastAsia="Times New Roman" w:hAnsi="Segoe UI" w:cs="Segoe UI"/>
          <w:sz w:val="21"/>
          <w:szCs w:val="21"/>
        </w:rPr>
        <w:t>For provider registration using Az CLI</w:t>
      </w:r>
      <w:r w:rsidR="3B779129" w:rsidRPr="0CAACF81">
        <w:rPr>
          <w:rFonts w:ascii="Segoe UI" w:eastAsia="Times New Roman" w:hAnsi="Segoe UI" w:cs="Segoe UI"/>
          <w:sz w:val="21"/>
          <w:szCs w:val="21"/>
        </w:rPr>
        <w:t>, use (this can take some time, 10 minutes</w:t>
      </w:r>
      <w:proofErr w:type="gramStart"/>
      <w:r w:rsidR="3B779129" w:rsidRPr="0CAACF81">
        <w:rPr>
          <w:rFonts w:ascii="Segoe UI" w:eastAsia="Times New Roman" w:hAnsi="Segoe UI" w:cs="Segoe UI"/>
          <w:sz w:val="21"/>
          <w:szCs w:val="21"/>
        </w:rPr>
        <w:t>);</w:t>
      </w:r>
      <w:proofErr w:type="gramEnd"/>
    </w:p>
    <w:p w14:paraId="78D437E9" w14:textId="22AA414C" w:rsidR="08457700" w:rsidRDefault="08457700" w:rsidP="08457700">
      <w:pPr>
        <w:spacing w:after="0" w:line="240" w:lineRule="auto"/>
        <w:rPr>
          <w:rFonts w:ascii="Segoe UI" w:eastAsia="Times New Roman" w:hAnsi="Segoe UI" w:cs="Segoe UI"/>
          <w:sz w:val="21"/>
          <w:szCs w:val="21"/>
        </w:rPr>
      </w:pPr>
    </w:p>
    <w:p w14:paraId="657D00AC" w14:textId="37E4D7F5" w:rsidR="3B779129" w:rsidRDefault="3B779129" w:rsidP="08457700">
      <w:pPr>
        <w:spacing w:after="0" w:line="240" w:lineRule="auto"/>
        <w:ind w:left="720"/>
        <w:rPr>
          <w:rFonts w:ascii="Courier New" w:eastAsia="Times New Roman" w:hAnsi="Courier New" w:cs="Courier New"/>
          <w:sz w:val="21"/>
          <w:szCs w:val="21"/>
        </w:rPr>
      </w:pPr>
      <w:proofErr w:type="spellStart"/>
      <w:r w:rsidRPr="08457700">
        <w:rPr>
          <w:rFonts w:ascii="Courier New" w:eastAsia="Times New Roman" w:hAnsi="Courier New" w:cs="Courier New"/>
          <w:sz w:val="21"/>
          <w:szCs w:val="21"/>
        </w:rPr>
        <w:t>az</w:t>
      </w:r>
      <w:proofErr w:type="spellEnd"/>
      <w:r w:rsidRPr="08457700">
        <w:rPr>
          <w:rFonts w:ascii="Courier New" w:eastAsia="Times New Roman" w:hAnsi="Courier New" w:cs="Courier New"/>
          <w:sz w:val="21"/>
          <w:szCs w:val="21"/>
        </w:rPr>
        <w:t xml:space="preserve"> </w:t>
      </w:r>
      <w:r w:rsidR="00E841F2">
        <w:rPr>
          <w:rFonts w:ascii="Courier New" w:eastAsia="Times New Roman" w:hAnsi="Courier New" w:cs="Courier New"/>
          <w:sz w:val="21"/>
          <w:szCs w:val="21"/>
        </w:rPr>
        <w:t>provider</w:t>
      </w:r>
      <w:r w:rsidRPr="08457700">
        <w:rPr>
          <w:rFonts w:ascii="Courier New" w:eastAsia="Times New Roman" w:hAnsi="Courier New" w:cs="Courier New"/>
          <w:sz w:val="21"/>
          <w:szCs w:val="21"/>
        </w:rPr>
        <w:t xml:space="preserve"> register --namespace </w:t>
      </w:r>
      <w:proofErr w:type="spellStart"/>
      <w:r w:rsidRPr="08457700">
        <w:rPr>
          <w:rFonts w:ascii="Courier New" w:eastAsia="Times New Roman" w:hAnsi="Courier New" w:cs="Courier New"/>
          <w:sz w:val="21"/>
          <w:szCs w:val="21"/>
        </w:rPr>
        <w:t>Microsoft.ConnectedVMwarevSphere</w:t>
      </w:r>
      <w:proofErr w:type="spellEnd"/>
    </w:p>
    <w:p w14:paraId="0EC7D498" w14:textId="4570ED33" w:rsidR="3B779129" w:rsidRDefault="3B779129" w:rsidP="08457700">
      <w:pPr>
        <w:spacing w:after="0" w:line="240" w:lineRule="auto"/>
        <w:ind w:left="720"/>
        <w:rPr>
          <w:rFonts w:ascii="Courier New" w:eastAsia="Times New Roman" w:hAnsi="Courier New" w:cs="Courier New"/>
          <w:sz w:val="21"/>
          <w:szCs w:val="21"/>
        </w:rPr>
      </w:pPr>
      <w:proofErr w:type="spellStart"/>
      <w:r w:rsidRPr="08457700">
        <w:rPr>
          <w:rFonts w:ascii="Courier New" w:eastAsia="Times New Roman" w:hAnsi="Courier New" w:cs="Courier New"/>
          <w:sz w:val="21"/>
          <w:szCs w:val="21"/>
        </w:rPr>
        <w:t>az</w:t>
      </w:r>
      <w:proofErr w:type="spellEnd"/>
      <w:r w:rsidRPr="08457700">
        <w:rPr>
          <w:rFonts w:ascii="Courier New" w:eastAsia="Times New Roman" w:hAnsi="Courier New" w:cs="Courier New"/>
          <w:sz w:val="21"/>
          <w:szCs w:val="21"/>
        </w:rPr>
        <w:t xml:space="preserve"> </w:t>
      </w:r>
      <w:r w:rsidR="00E841F2">
        <w:rPr>
          <w:rFonts w:ascii="Courier New" w:eastAsia="Times New Roman" w:hAnsi="Courier New" w:cs="Courier New"/>
          <w:sz w:val="21"/>
          <w:szCs w:val="21"/>
        </w:rPr>
        <w:t>provider</w:t>
      </w:r>
      <w:r w:rsidRPr="08457700">
        <w:rPr>
          <w:rFonts w:ascii="Courier New" w:eastAsia="Times New Roman" w:hAnsi="Courier New" w:cs="Courier New"/>
          <w:sz w:val="21"/>
          <w:szCs w:val="21"/>
        </w:rPr>
        <w:t xml:space="preserve"> register --namespace </w:t>
      </w:r>
      <w:proofErr w:type="spellStart"/>
      <w:r w:rsidRPr="08457700">
        <w:rPr>
          <w:rFonts w:ascii="Courier New" w:eastAsia="Times New Roman" w:hAnsi="Courier New" w:cs="Courier New"/>
          <w:sz w:val="21"/>
          <w:szCs w:val="21"/>
        </w:rPr>
        <w:t>Microsoft.ExtendedLocation</w:t>
      </w:r>
      <w:proofErr w:type="spellEnd"/>
    </w:p>
    <w:p w14:paraId="7224DAB4" w14:textId="24EDE73C" w:rsidR="3B779129" w:rsidRDefault="3B779129" w:rsidP="08457700">
      <w:pPr>
        <w:spacing w:after="0" w:line="240" w:lineRule="auto"/>
        <w:ind w:left="720"/>
        <w:rPr>
          <w:rFonts w:ascii="Courier New" w:eastAsia="Times New Roman" w:hAnsi="Courier New" w:cs="Courier New"/>
          <w:sz w:val="21"/>
          <w:szCs w:val="21"/>
        </w:rPr>
      </w:pPr>
      <w:proofErr w:type="spellStart"/>
      <w:r w:rsidRPr="08457700">
        <w:rPr>
          <w:rFonts w:ascii="Courier New" w:eastAsia="Times New Roman" w:hAnsi="Courier New" w:cs="Courier New"/>
          <w:sz w:val="21"/>
          <w:szCs w:val="21"/>
        </w:rPr>
        <w:t>az</w:t>
      </w:r>
      <w:proofErr w:type="spellEnd"/>
      <w:r w:rsidRPr="08457700">
        <w:rPr>
          <w:rFonts w:ascii="Courier New" w:eastAsia="Times New Roman" w:hAnsi="Courier New" w:cs="Courier New"/>
          <w:sz w:val="21"/>
          <w:szCs w:val="21"/>
        </w:rPr>
        <w:t xml:space="preserve"> </w:t>
      </w:r>
      <w:r w:rsidR="00133055">
        <w:rPr>
          <w:rFonts w:ascii="Courier New" w:eastAsia="Times New Roman" w:hAnsi="Courier New" w:cs="Courier New"/>
          <w:sz w:val="21"/>
          <w:szCs w:val="21"/>
        </w:rPr>
        <w:t>provider</w:t>
      </w:r>
      <w:r w:rsidRPr="08457700">
        <w:rPr>
          <w:rFonts w:ascii="Courier New" w:eastAsia="Times New Roman" w:hAnsi="Courier New" w:cs="Courier New"/>
          <w:sz w:val="21"/>
          <w:szCs w:val="21"/>
        </w:rPr>
        <w:t xml:space="preserve"> register --namespace </w:t>
      </w:r>
      <w:proofErr w:type="spellStart"/>
      <w:r w:rsidRPr="08457700">
        <w:rPr>
          <w:rFonts w:ascii="Courier New" w:eastAsia="Times New Roman" w:hAnsi="Courier New" w:cs="Courier New"/>
          <w:sz w:val="21"/>
          <w:szCs w:val="21"/>
        </w:rPr>
        <w:t>Microsoft.KubernetesConfiguration</w:t>
      </w:r>
      <w:proofErr w:type="spellEnd"/>
    </w:p>
    <w:p w14:paraId="024A8EA1" w14:textId="68214409" w:rsidR="00164D9C" w:rsidRDefault="3B779129" w:rsidP="00164D9C">
      <w:pPr>
        <w:spacing w:after="0" w:line="240" w:lineRule="auto"/>
        <w:ind w:left="720"/>
        <w:rPr>
          <w:rFonts w:ascii="Courier New" w:eastAsia="Times New Roman" w:hAnsi="Courier New" w:cs="Courier New"/>
          <w:sz w:val="21"/>
          <w:szCs w:val="21"/>
        </w:rPr>
      </w:pPr>
      <w:proofErr w:type="spellStart"/>
      <w:r w:rsidRPr="08457700">
        <w:rPr>
          <w:rFonts w:ascii="Courier New" w:eastAsia="Times New Roman" w:hAnsi="Courier New" w:cs="Courier New"/>
          <w:sz w:val="21"/>
          <w:szCs w:val="21"/>
        </w:rPr>
        <w:t>az</w:t>
      </w:r>
      <w:proofErr w:type="spellEnd"/>
      <w:r w:rsidRPr="08457700">
        <w:rPr>
          <w:rFonts w:ascii="Courier New" w:eastAsia="Times New Roman" w:hAnsi="Courier New" w:cs="Courier New"/>
          <w:sz w:val="21"/>
          <w:szCs w:val="21"/>
        </w:rPr>
        <w:t xml:space="preserve"> </w:t>
      </w:r>
      <w:r w:rsidR="00133055">
        <w:rPr>
          <w:rFonts w:ascii="Courier New" w:eastAsia="Times New Roman" w:hAnsi="Courier New" w:cs="Courier New"/>
          <w:sz w:val="21"/>
          <w:szCs w:val="21"/>
        </w:rPr>
        <w:t>provider</w:t>
      </w:r>
      <w:r w:rsidRPr="08457700">
        <w:rPr>
          <w:rFonts w:ascii="Courier New" w:eastAsia="Times New Roman" w:hAnsi="Courier New" w:cs="Courier New"/>
          <w:sz w:val="21"/>
          <w:szCs w:val="21"/>
        </w:rPr>
        <w:t xml:space="preserve"> register --namespace </w:t>
      </w:r>
      <w:proofErr w:type="spellStart"/>
      <w:r w:rsidRPr="08457700">
        <w:rPr>
          <w:rFonts w:ascii="Courier New" w:eastAsia="Times New Roman" w:hAnsi="Courier New" w:cs="Courier New"/>
          <w:sz w:val="21"/>
          <w:szCs w:val="21"/>
        </w:rPr>
        <w:t>Microsoft.ResourceConnector</w:t>
      </w:r>
      <w:proofErr w:type="spellEnd"/>
    </w:p>
    <w:p w14:paraId="014E72A9" w14:textId="6808DBCB" w:rsidR="00164D9C" w:rsidRDefault="00164D9C" w:rsidP="00164D9C">
      <w:pPr>
        <w:spacing w:after="0" w:line="240" w:lineRule="auto"/>
        <w:ind w:left="720"/>
        <w:rPr>
          <w:rFonts w:ascii="Segoe UI" w:eastAsia="Times New Roman" w:hAnsi="Segoe UI" w:cs="Segoe UI"/>
          <w:sz w:val="21"/>
          <w:szCs w:val="21"/>
        </w:rPr>
      </w:pPr>
      <w:proofErr w:type="spellStart"/>
      <w:r w:rsidRPr="0CAACF81">
        <w:rPr>
          <w:rFonts w:ascii="Courier New" w:eastAsia="Times New Roman" w:hAnsi="Courier New" w:cs="Courier New"/>
          <w:sz w:val="21"/>
          <w:szCs w:val="21"/>
        </w:rPr>
        <w:t>az</w:t>
      </w:r>
      <w:proofErr w:type="spellEnd"/>
      <w:r w:rsidRPr="0CAACF81">
        <w:rPr>
          <w:rFonts w:ascii="Courier New" w:eastAsia="Times New Roman" w:hAnsi="Courier New" w:cs="Courier New"/>
          <w:sz w:val="21"/>
          <w:szCs w:val="21"/>
        </w:rPr>
        <w:t xml:space="preserve"> </w:t>
      </w:r>
      <w:r w:rsidR="00133055">
        <w:rPr>
          <w:rFonts w:ascii="Courier New" w:eastAsia="Times New Roman" w:hAnsi="Courier New" w:cs="Courier New"/>
          <w:sz w:val="21"/>
          <w:szCs w:val="21"/>
        </w:rPr>
        <w:t>provider</w:t>
      </w:r>
      <w:r w:rsidRPr="0CAACF81">
        <w:rPr>
          <w:rFonts w:ascii="Courier New" w:eastAsia="Times New Roman" w:hAnsi="Courier New" w:cs="Courier New"/>
          <w:sz w:val="21"/>
          <w:szCs w:val="21"/>
        </w:rPr>
        <w:t xml:space="preserve"> register --namespace </w:t>
      </w:r>
      <w:proofErr w:type="spellStart"/>
      <w:r w:rsidRPr="0CAACF81">
        <w:rPr>
          <w:rFonts w:ascii="Courier New" w:eastAsia="Times New Roman" w:hAnsi="Courier New" w:cs="Courier New"/>
          <w:sz w:val="21"/>
          <w:szCs w:val="21"/>
        </w:rPr>
        <w:t>Microsoft.AVS</w:t>
      </w:r>
      <w:proofErr w:type="spellEnd"/>
    </w:p>
    <w:p w14:paraId="10812A46" w14:textId="1B7D39ED" w:rsidR="08457700" w:rsidRDefault="08457700" w:rsidP="08457700"/>
    <w:p w14:paraId="3E9781AA" w14:textId="259049B8" w:rsidR="3CEAA67D" w:rsidRDefault="3CEAA67D" w:rsidP="6E648774">
      <w:r>
        <w:t>Alternatively,</w:t>
      </w:r>
      <w:r w:rsidR="1176D3EA">
        <w:t xml:space="preserve"> users can login to their Subscription</w:t>
      </w:r>
      <w:r w:rsidR="23B957E5">
        <w:t xml:space="preserve">, </w:t>
      </w:r>
      <w:r w:rsidR="0762B4BC">
        <w:t>navigate</w:t>
      </w:r>
      <w:r w:rsidR="23B957E5">
        <w:t xml:space="preserve"> to the “Resource provider” tab and can register themselves on the resource pro</w:t>
      </w:r>
      <w:r w:rsidR="18D495A6">
        <w:t xml:space="preserve">viders </w:t>
      </w:r>
      <w:r w:rsidR="0B63B764">
        <w:t>mentioned</w:t>
      </w:r>
      <w:r w:rsidR="18D495A6">
        <w:t xml:space="preserve"> above.</w:t>
      </w:r>
    </w:p>
    <w:p w14:paraId="293B0673" w14:textId="32E617B2" w:rsidR="6E648774" w:rsidRDefault="6E648774" w:rsidP="6E648774"/>
    <w:p w14:paraId="41736C8F" w14:textId="6149FD67" w:rsidR="4BE59FDF" w:rsidRDefault="4BE59FDF" w:rsidP="6E648774">
      <w:r>
        <w:rPr>
          <w:noProof/>
        </w:rPr>
        <w:drawing>
          <wp:inline distT="0" distB="0" distL="0" distR="0" wp14:anchorId="396ED0F2" wp14:editId="102DAEA0">
            <wp:extent cx="6200775" cy="3076575"/>
            <wp:effectExtent l="0" t="0" r="0" b="0"/>
            <wp:docPr id="1693432737" name="Picture 169343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0775" cy="3076575"/>
                    </a:xfrm>
                    <a:prstGeom prst="rect">
                      <a:avLst/>
                    </a:prstGeom>
                  </pic:spPr>
                </pic:pic>
              </a:graphicData>
            </a:graphic>
          </wp:inline>
        </w:drawing>
      </w:r>
    </w:p>
    <w:p w14:paraId="43E2FADD" w14:textId="1D16024E" w:rsidR="30E258D0" w:rsidRDefault="2DA17F0E" w:rsidP="6E648774">
      <w:pPr>
        <w:spacing w:after="0" w:line="240" w:lineRule="auto"/>
        <w:rPr>
          <w:rFonts w:ascii="Segoe UI" w:eastAsia="Times New Roman" w:hAnsi="Segoe UI" w:cs="Segoe UI"/>
          <w:sz w:val="21"/>
          <w:szCs w:val="21"/>
        </w:rPr>
      </w:pPr>
      <w:r w:rsidRPr="745BE19D">
        <w:rPr>
          <w:rFonts w:ascii="Segoe UI" w:eastAsia="Times New Roman" w:hAnsi="Segoe UI" w:cs="Segoe UI"/>
          <w:sz w:val="21"/>
          <w:szCs w:val="21"/>
        </w:rPr>
        <w:t>For feature registration users will have to login to their Subscription and navigate to “preview features” tab an</w:t>
      </w:r>
      <w:r w:rsidR="58FA41F1" w:rsidRPr="745BE19D">
        <w:rPr>
          <w:rFonts w:ascii="Segoe UI" w:eastAsia="Times New Roman" w:hAnsi="Segoe UI" w:cs="Segoe UI"/>
          <w:sz w:val="21"/>
          <w:szCs w:val="21"/>
        </w:rPr>
        <w:t>d search for “Azure Arc for AVS</w:t>
      </w:r>
      <w:r w:rsidR="61B8584F" w:rsidRPr="745BE19D">
        <w:rPr>
          <w:rFonts w:ascii="Segoe UI" w:eastAsia="Times New Roman" w:hAnsi="Segoe UI" w:cs="Segoe UI"/>
          <w:sz w:val="21"/>
          <w:szCs w:val="21"/>
        </w:rPr>
        <w:t>”</w:t>
      </w:r>
      <w:r w:rsidR="58FA41F1" w:rsidRPr="745BE19D">
        <w:rPr>
          <w:rFonts w:ascii="Segoe UI" w:eastAsia="Times New Roman" w:hAnsi="Segoe UI" w:cs="Segoe UI"/>
          <w:sz w:val="21"/>
          <w:szCs w:val="21"/>
        </w:rPr>
        <w:t xml:space="preserve">. Once registered </w:t>
      </w:r>
      <w:r w:rsidR="61A62434" w:rsidRPr="745BE19D">
        <w:rPr>
          <w:rFonts w:ascii="Segoe UI" w:eastAsia="Times New Roman" w:hAnsi="Segoe UI" w:cs="Segoe UI"/>
          <w:sz w:val="21"/>
          <w:szCs w:val="21"/>
        </w:rPr>
        <w:t xml:space="preserve">no other permissions are </w:t>
      </w:r>
      <w:r w:rsidR="72C93071" w:rsidRPr="745BE19D">
        <w:rPr>
          <w:rFonts w:ascii="Segoe UI" w:eastAsia="Times New Roman" w:hAnsi="Segoe UI" w:cs="Segoe UI"/>
          <w:sz w:val="21"/>
          <w:szCs w:val="21"/>
        </w:rPr>
        <w:t>required for users to access Arc.</w:t>
      </w:r>
    </w:p>
    <w:p w14:paraId="14F3C6AB" w14:textId="29981F63" w:rsidR="0FBD2B18" w:rsidRDefault="0FBD2B18" w:rsidP="0FBD2B18">
      <w:pPr>
        <w:spacing w:after="0" w:line="240" w:lineRule="auto"/>
        <w:rPr>
          <w:rFonts w:ascii="Segoe UI" w:eastAsia="Times New Roman" w:hAnsi="Segoe UI" w:cs="Segoe UI"/>
          <w:sz w:val="21"/>
          <w:szCs w:val="21"/>
        </w:rPr>
      </w:pPr>
    </w:p>
    <w:p w14:paraId="28A7ECBD" w14:textId="306F5249" w:rsidR="4DFB6E9A" w:rsidRDefault="4D75E247" w:rsidP="0FBD2B18">
      <w:pPr>
        <w:spacing w:after="0" w:line="240" w:lineRule="auto"/>
        <w:rPr>
          <w:rFonts w:ascii="Segoe UI" w:eastAsia="Times New Roman" w:hAnsi="Segoe UI" w:cs="Segoe UI"/>
          <w:sz w:val="21"/>
          <w:szCs w:val="21"/>
        </w:rPr>
      </w:pPr>
      <w:r w:rsidRPr="1A9C2517">
        <w:rPr>
          <w:rFonts w:ascii="Segoe UI" w:eastAsia="Times New Roman" w:hAnsi="Segoe UI" w:cs="Segoe UI"/>
          <w:sz w:val="21"/>
          <w:szCs w:val="21"/>
        </w:rPr>
        <w:t>Users</w:t>
      </w:r>
      <w:r w:rsidR="48C2209D" w:rsidRPr="1A9C2517">
        <w:rPr>
          <w:rFonts w:ascii="Segoe UI" w:eastAsia="Times New Roman" w:hAnsi="Segoe UI" w:cs="Segoe UI"/>
          <w:sz w:val="21"/>
          <w:szCs w:val="21"/>
        </w:rPr>
        <w:t xml:space="preserve"> also need to ensure that they also register themselves to </w:t>
      </w:r>
      <w:proofErr w:type="spellStart"/>
      <w:r w:rsidR="48C2209D" w:rsidRPr="1A9C2517">
        <w:rPr>
          <w:rFonts w:ascii="Segoe UI" w:eastAsia="Times New Roman" w:hAnsi="Segoe UI" w:cs="Segoe UI"/>
          <w:sz w:val="21"/>
          <w:szCs w:val="21"/>
        </w:rPr>
        <w:t>Microsoft.AVS</w:t>
      </w:r>
      <w:proofErr w:type="spellEnd"/>
      <w:r w:rsidR="48C2209D" w:rsidRPr="1A9C2517">
        <w:rPr>
          <w:rFonts w:ascii="Segoe UI" w:eastAsia="Times New Roman" w:hAnsi="Segoe UI" w:cs="Segoe UI"/>
          <w:sz w:val="21"/>
          <w:szCs w:val="21"/>
        </w:rPr>
        <w:t>/</w:t>
      </w:r>
      <w:proofErr w:type="spellStart"/>
      <w:r w:rsidR="48C2209D" w:rsidRPr="1A9C2517">
        <w:rPr>
          <w:rFonts w:ascii="Segoe UI" w:eastAsia="Times New Roman" w:hAnsi="Segoe UI" w:cs="Segoe UI"/>
          <w:sz w:val="21"/>
          <w:szCs w:val="21"/>
        </w:rPr>
        <w:t>earlyAccess</w:t>
      </w:r>
      <w:proofErr w:type="spellEnd"/>
      <w:r w:rsidR="48C2209D" w:rsidRPr="1A9C2517">
        <w:rPr>
          <w:rFonts w:ascii="Segoe UI" w:eastAsia="Times New Roman" w:hAnsi="Segoe UI" w:cs="Segoe UI"/>
          <w:sz w:val="21"/>
          <w:szCs w:val="21"/>
        </w:rPr>
        <w:t xml:space="preserve">. </w:t>
      </w:r>
    </w:p>
    <w:p w14:paraId="0CAD79A4" w14:textId="749A8F08" w:rsidR="6E648774" w:rsidRDefault="6E648774" w:rsidP="6E648774">
      <w:pPr>
        <w:spacing w:after="0" w:line="240" w:lineRule="auto"/>
        <w:ind w:left="720"/>
        <w:rPr>
          <w:rFonts w:ascii="Segoe UI" w:eastAsia="Times New Roman" w:hAnsi="Segoe UI" w:cs="Segoe UI"/>
          <w:sz w:val="21"/>
          <w:szCs w:val="21"/>
        </w:rPr>
      </w:pPr>
    </w:p>
    <w:p w14:paraId="66CE1A37" w14:textId="708848AA" w:rsidR="6E648774" w:rsidRDefault="6E648774" w:rsidP="6E648774">
      <w:pPr>
        <w:spacing w:after="0" w:line="240" w:lineRule="auto"/>
        <w:ind w:left="720"/>
      </w:pPr>
    </w:p>
    <w:p w14:paraId="13750E7A" w14:textId="5579A0F9" w:rsidR="6E648774" w:rsidRDefault="6E648774" w:rsidP="6E648774">
      <w:pPr>
        <w:spacing w:after="0" w:line="240" w:lineRule="auto"/>
        <w:ind w:left="720"/>
      </w:pPr>
    </w:p>
    <w:p w14:paraId="1AE9C103" w14:textId="1D18226A" w:rsidR="6E648774" w:rsidRDefault="6E648774" w:rsidP="6E648774">
      <w:pPr>
        <w:spacing w:after="0" w:line="240" w:lineRule="auto"/>
        <w:ind w:left="720"/>
      </w:pPr>
    </w:p>
    <w:p w14:paraId="0FAAFE33" w14:textId="5F09A41C" w:rsidR="6E648774" w:rsidRDefault="6E648774" w:rsidP="6E648774">
      <w:pPr>
        <w:spacing w:after="0" w:line="240" w:lineRule="auto"/>
        <w:ind w:left="720"/>
      </w:pPr>
    </w:p>
    <w:p w14:paraId="18C9D449" w14:textId="2816A635" w:rsidR="6E648774" w:rsidRDefault="6E648774" w:rsidP="6E648774">
      <w:pPr>
        <w:spacing w:after="0" w:line="240" w:lineRule="auto"/>
        <w:ind w:left="720"/>
      </w:pPr>
    </w:p>
    <w:p w14:paraId="46D5401A" w14:textId="499E2C7E" w:rsidR="6E648774" w:rsidRDefault="6E648774" w:rsidP="6E648774">
      <w:pPr>
        <w:spacing w:after="0" w:line="240" w:lineRule="auto"/>
        <w:ind w:left="720"/>
      </w:pPr>
    </w:p>
    <w:p w14:paraId="7DA62F01" w14:textId="175D28E8" w:rsidR="6E648774" w:rsidRDefault="6E648774" w:rsidP="6E648774">
      <w:pPr>
        <w:spacing w:after="0" w:line="240" w:lineRule="auto"/>
        <w:ind w:left="720"/>
      </w:pPr>
    </w:p>
    <w:p w14:paraId="55AE56C9" w14:textId="105B8ECD" w:rsidR="6EA19B57" w:rsidRDefault="6EA19B57" w:rsidP="6E648774">
      <w:pPr>
        <w:spacing w:after="0" w:line="240" w:lineRule="auto"/>
      </w:pPr>
      <w:r>
        <w:rPr>
          <w:noProof/>
        </w:rPr>
        <w:lastRenderedPageBreak/>
        <w:drawing>
          <wp:inline distT="0" distB="0" distL="0" distR="0" wp14:anchorId="301E30E2" wp14:editId="3326B31C">
            <wp:extent cx="5772150" cy="3048000"/>
            <wp:effectExtent l="0" t="0" r="0" b="0"/>
            <wp:docPr id="372467236" name="Picture 37246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2150" cy="3048000"/>
                    </a:xfrm>
                    <a:prstGeom prst="rect">
                      <a:avLst/>
                    </a:prstGeom>
                  </pic:spPr>
                </pic:pic>
              </a:graphicData>
            </a:graphic>
          </wp:inline>
        </w:drawing>
      </w:r>
    </w:p>
    <w:p w14:paraId="1989EA4B" w14:textId="4BE868E9" w:rsidR="6E648774" w:rsidRDefault="6E648774" w:rsidP="6E648774">
      <w:pPr>
        <w:spacing w:after="0" w:line="240" w:lineRule="auto"/>
        <w:ind w:left="720"/>
        <w:rPr>
          <w:rFonts w:ascii="Segoe UI" w:eastAsia="Times New Roman" w:hAnsi="Segoe UI" w:cs="Segoe UI"/>
          <w:sz w:val="21"/>
          <w:szCs w:val="21"/>
        </w:rPr>
      </w:pPr>
    </w:p>
    <w:p w14:paraId="7A9FDECE" w14:textId="6B56B577" w:rsidR="6E648774" w:rsidRDefault="6E648774" w:rsidP="6E648774">
      <w:pPr>
        <w:spacing w:after="0" w:line="240" w:lineRule="auto"/>
        <w:ind w:left="720"/>
        <w:rPr>
          <w:rFonts w:ascii="Segoe UI" w:eastAsia="Times New Roman" w:hAnsi="Segoe UI" w:cs="Segoe UI"/>
          <w:sz w:val="21"/>
          <w:szCs w:val="21"/>
        </w:rPr>
      </w:pPr>
    </w:p>
    <w:p w14:paraId="6CD77BC5" w14:textId="2B08C974" w:rsidR="6E648774" w:rsidRDefault="6E648774" w:rsidP="6E648774">
      <w:pPr>
        <w:spacing w:after="0" w:line="240" w:lineRule="auto"/>
        <w:ind w:left="720"/>
        <w:rPr>
          <w:rFonts w:ascii="Segoe UI" w:eastAsia="Times New Roman" w:hAnsi="Segoe UI" w:cs="Segoe UI"/>
          <w:sz w:val="21"/>
          <w:szCs w:val="21"/>
        </w:rPr>
      </w:pPr>
    </w:p>
    <w:p w14:paraId="500300DA" w14:textId="438513E0" w:rsidR="3B779129" w:rsidRDefault="3B779129" w:rsidP="08457700">
      <w:pPr>
        <w:spacing w:after="0" w:line="240" w:lineRule="auto"/>
        <w:ind w:left="720"/>
        <w:rPr>
          <w:rFonts w:ascii="Segoe UI" w:eastAsia="Times New Roman" w:hAnsi="Segoe UI" w:cs="Segoe UI"/>
          <w:sz w:val="21"/>
          <w:szCs w:val="21"/>
        </w:rPr>
      </w:pPr>
      <w:r w:rsidRPr="08457700">
        <w:rPr>
          <w:rFonts w:ascii="Segoe UI" w:eastAsia="Times New Roman" w:hAnsi="Segoe UI" w:cs="Segoe UI"/>
          <w:sz w:val="21"/>
          <w:szCs w:val="21"/>
        </w:rPr>
        <w:t xml:space="preserve">To check if they are registered, </w:t>
      </w:r>
      <w:proofErr w:type="gramStart"/>
      <w:r w:rsidRPr="08457700">
        <w:rPr>
          <w:rFonts w:ascii="Segoe UI" w:eastAsia="Times New Roman" w:hAnsi="Segoe UI" w:cs="Segoe UI"/>
          <w:sz w:val="21"/>
          <w:szCs w:val="21"/>
        </w:rPr>
        <w:t>use;</w:t>
      </w:r>
      <w:proofErr w:type="gramEnd"/>
    </w:p>
    <w:p w14:paraId="2947B640" w14:textId="77777777" w:rsidR="08457700" w:rsidRDefault="08457700" w:rsidP="08457700">
      <w:pPr>
        <w:spacing w:after="0" w:line="240" w:lineRule="auto"/>
        <w:ind w:left="720"/>
        <w:rPr>
          <w:rFonts w:ascii="Segoe UI" w:eastAsia="Times New Roman" w:hAnsi="Segoe UI" w:cs="Segoe UI"/>
          <w:sz w:val="21"/>
          <w:szCs w:val="21"/>
        </w:rPr>
      </w:pPr>
    </w:p>
    <w:p w14:paraId="583C90EF" w14:textId="322D5677" w:rsidR="3B779129" w:rsidRDefault="66201DF6" w:rsidP="0CAACF81">
      <w:pPr>
        <w:spacing w:after="0" w:line="240" w:lineRule="auto"/>
        <w:ind w:left="720"/>
        <w:rPr>
          <w:rFonts w:ascii="Courier New" w:eastAsia="Times New Roman" w:hAnsi="Courier New" w:cs="Courier New"/>
          <w:sz w:val="21"/>
          <w:szCs w:val="21"/>
        </w:rPr>
      </w:pPr>
      <w:proofErr w:type="spellStart"/>
      <w:r w:rsidRPr="611D993C">
        <w:rPr>
          <w:rFonts w:ascii="Courier New" w:eastAsia="Times New Roman" w:hAnsi="Courier New" w:cs="Courier New"/>
          <w:sz w:val="21"/>
          <w:szCs w:val="21"/>
        </w:rPr>
        <w:t>az</w:t>
      </w:r>
      <w:proofErr w:type="spellEnd"/>
      <w:r w:rsidRPr="611D993C">
        <w:rPr>
          <w:rFonts w:ascii="Courier New" w:eastAsia="Times New Roman" w:hAnsi="Courier New" w:cs="Courier New"/>
          <w:sz w:val="21"/>
          <w:szCs w:val="21"/>
        </w:rPr>
        <w:t xml:space="preserve"> feature </w:t>
      </w:r>
      <w:proofErr w:type="gramStart"/>
      <w:r w:rsidRPr="611D993C">
        <w:rPr>
          <w:rFonts w:ascii="Courier New" w:eastAsia="Times New Roman" w:hAnsi="Courier New" w:cs="Courier New"/>
          <w:sz w:val="21"/>
          <w:szCs w:val="21"/>
        </w:rPr>
        <w:t>show --</w:t>
      </w:r>
      <w:proofErr w:type="gramEnd"/>
      <w:r w:rsidRPr="611D993C">
        <w:rPr>
          <w:rFonts w:ascii="Courier New" w:eastAsia="Times New Roman" w:hAnsi="Courier New" w:cs="Courier New"/>
          <w:sz w:val="21"/>
          <w:szCs w:val="21"/>
        </w:rPr>
        <w:t xml:space="preserve">name </w:t>
      </w:r>
      <w:proofErr w:type="spellStart"/>
      <w:r w:rsidRPr="611D993C">
        <w:rPr>
          <w:rFonts w:ascii="Courier New" w:eastAsia="Times New Roman" w:hAnsi="Courier New" w:cs="Courier New"/>
          <w:sz w:val="21"/>
          <w:szCs w:val="21"/>
        </w:rPr>
        <w:t>ConnectedVMwarePreview</w:t>
      </w:r>
      <w:proofErr w:type="spellEnd"/>
      <w:r w:rsidRPr="611D993C">
        <w:rPr>
          <w:rFonts w:ascii="Courier New" w:eastAsia="Times New Roman" w:hAnsi="Courier New" w:cs="Courier New"/>
          <w:sz w:val="21"/>
          <w:szCs w:val="21"/>
        </w:rPr>
        <w:t xml:space="preserve"> --namespace </w:t>
      </w:r>
      <w:proofErr w:type="spellStart"/>
      <w:r w:rsidRPr="611D993C">
        <w:rPr>
          <w:rFonts w:ascii="Courier New" w:eastAsia="Times New Roman" w:hAnsi="Courier New" w:cs="Courier New"/>
          <w:sz w:val="21"/>
          <w:szCs w:val="21"/>
        </w:rPr>
        <w:t>Microsoft.ConnectedVMwarevSphere</w:t>
      </w:r>
      <w:proofErr w:type="spellEnd"/>
    </w:p>
    <w:p w14:paraId="26E3FA26" w14:textId="0981ECBA" w:rsidR="3B779129" w:rsidRDefault="66201DF6" w:rsidP="08457700">
      <w:pPr>
        <w:spacing w:after="0" w:line="240" w:lineRule="auto"/>
        <w:ind w:left="720"/>
        <w:rPr>
          <w:rFonts w:ascii="Courier New" w:eastAsia="Times New Roman" w:hAnsi="Courier New" w:cs="Courier New"/>
          <w:sz w:val="21"/>
          <w:szCs w:val="21"/>
        </w:rPr>
      </w:pPr>
      <w:proofErr w:type="spellStart"/>
      <w:r w:rsidRPr="611D993C">
        <w:rPr>
          <w:rFonts w:ascii="Courier New" w:eastAsia="Times New Roman" w:hAnsi="Courier New" w:cs="Courier New"/>
          <w:sz w:val="21"/>
          <w:szCs w:val="21"/>
        </w:rPr>
        <w:t>az</w:t>
      </w:r>
      <w:proofErr w:type="spellEnd"/>
      <w:r w:rsidRPr="611D993C">
        <w:rPr>
          <w:rFonts w:ascii="Courier New" w:eastAsia="Times New Roman" w:hAnsi="Courier New" w:cs="Courier New"/>
          <w:sz w:val="21"/>
          <w:szCs w:val="21"/>
        </w:rPr>
        <w:t xml:space="preserve"> feature show --name Appliances-p</w:t>
      </w:r>
      <w:r w:rsidR="242A6C3D" w:rsidRPr="611D993C">
        <w:rPr>
          <w:rFonts w:ascii="Courier New" w:eastAsia="Times New Roman" w:hAnsi="Courier New" w:cs="Courier New"/>
          <w:sz w:val="21"/>
          <w:szCs w:val="21"/>
        </w:rPr>
        <w:t>p</w:t>
      </w:r>
      <w:r w:rsidRPr="611D993C">
        <w:rPr>
          <w:rFonts w:ascii="Courier New" w:eastAsia="Times New Roman" w:hAnsi="Courier New" w:cs="Courier New"/>
          <w:sz w:val="21"/>
          <w:szCs w:val="21"/>
        </w:rPr>
        <w:t xml:space="preserve"> --namespace </w:t>
      </w:r>
      <w:proofErr w:type="spellStart"/>
      <w:r w:rsidRPr="611D993C">
        <w:rPr>
          <w:rFonts w:ascii="Courier New" w:eastAsia="Times New Roman" w:hAnsi="Courier New" w:cs="Courier New"/>
          <w:sz w:val="21"/>
          <w:szCs w:val="21"/>
        </w:rPr>
        <w:t>Microsoft.ResourceConnector</w:t>
      </w:r>
      <w:proofErr w:type="spellEnd"/>
    </w:p>
    <w:p w14:paraId="7DD16178" w14:textId="1FD8521D" w:rsidR="002C076A" w:rsidRDefault="00B35CAA" w:rsidP="08457700">
      <w:pPr>
        <w:spacing w:after="0" w:line="240" w:lineRule="auto"/>
        <w:ind w:left="720"/>
        <w:rPr>
          <w:rFonts w:ascii="Segoe UI" w:eastAsia="Times New Roman" w:hAnsi="Segoe UI" w:cs="Segoe UI"/>
          <w:sz w:val="21"/>
          <w:szCs w:val="21"/>
        </w:rPr>
      </w:pPr>
      <w:proofErr w:type="spellStart"/>
      <w:r>
        <w:rPr>
          <w:rFonts w:ascii="Courier New" w:eastAsia="Times New Roman" w:hAnsi="Courier New" w:cs="Courier New"/>
          <w:sz w:val="21"/>
          <w:szCs w:val="21"/>
        </w:rPr>
        <w:t>az</w:t>
      </w:r>
      <w:proofErr w:type="spellEnd"/>
      <w:r>
        <w:rPr>
          <w:rFonts w:ascii="Courier New" w:eastAsia="Times New Roman" w:hAnsi="Courier New" w:cs="Courier New"/>
          <w:sz w:val="21"/>
          <w:szCs w:val="21"/>
        </w:rPr>
        <w:t xml:space="preserve"> feature </w:t>
      </w:r>
      <w:r w:rsidR="001C3F24">
        <w:rPr>
          <w:rFonts w:ascii="Courier New" w:eastAsia="Times New Roman" w:hAnsi="Courier New" w:cs="Courier New"/>
          <w:sz w:val="21"/>
          <w:szCs w:val="21"/>
        </w:rPr>
        <w:t>show</w:t>
      </w:r>
      <w:r>
        <w:rPr>
          <w:rFonts w:ascii="Courier New" w:eastAsia="Times New Roman" w:hAnsi="Courier New" w:cs="Courier New"/>
          <w:sz w:val="21"/>
          <w:szCs w:val="21"/>
        </w:rPr>
        <w:t xml:space="preserve"> –name </w:t>
      </w:r>
      <w:proofErr w:type="spellStart"/>
      <w:r w:rsidR="001C3F24" w:rsidRPr="001C3F24">
        <w:rPr>
          <w:rFonts w:ascii="Courier New" w:eastAsia="Times New Roman" w:hAnsi="Courier New" w:cs="Courier New"/>
          <w:sz w:val="21"/>
          <w:szCs w:val="21"/>
        </w:rPr>
        <w:t>AzureArcForAVS</w:t>
      </w:r>
      <w:proofErr w:type="spellEnd"/>
      <w:r w:rsidR="001C3F24">
        <w:rPr>
          <w:rFonts w:ascii="Courier New" w:eastAsia="Times New Roman" w:hAnsi="Courier New" w:cs="Courier New"/>
          <w:sz w:val="21"/>
          <w:szCs w:val="21"/>
        </w:rPr>
        <w:t xml:space="preserve"> --namespace </w:t>
      </w:r>
      <w:proofErr w:type="spellStart"/>
      <w:r w:rsidR="001C3F24">
        <w:rPr>
          <w:rFonts w:ascii="Courier New" w:eastAsia="Times New Roman" w:hAnsi="Courier New" w:cs="Courier New"/>
          <w:sz w:val="21"/>
          <w:szCs w:val="21"/>
        </w:rPr>
        <w:t>Microsoft.AVS</w:t>
      </w:r>
      <w:proofErr w:type="spellEnd"/>
    </w:p>
    <w:p w14:paraId="6B3C88CB" w14:textId="5A3E08AF" w:rsidR="00032E9C" w:rsidRDefault="00032E9C" w:rsidP="459E36C3">
      <w:pPr>
        <w:spacing w:after="0" w:line="240" w:lineRule="auto"/>
        <w:rPr>
          <w:rFonts w:ascii="Calibri Light" w:eastAsia="Yu Gothic Light" w:hAnsi="Calibri Light" w:cs="Times New Roman"/>
        </w:rPr>
      </w:pPr>
    </w:p>
    <w:p w14:paraId="0762225E" w14:textId="77777777" w:rsidR="005D682C" w:rsidRDefault="005D682C" w:rsidP="005D682C">
      <w:pPr>
        <w:spacing w:after="0" w:line="240" w:lineRule="auto"/>
      </w:pPr>
    </w:p>
    <w:p w14:paraId="13739CC8" w14:textId="3CD6A4C5" w:rsidR="009A282A" w:rsidRDefault="7A5EB64E" w:rsidP="459E36C3">
      <w:pPr>
        <w:pStyle w:val="Heading1"/>
        <w:spacing w:line="240" w:lineRule="auto"/>
      </w:pPr>
      <w:r w:rsidRPr="77814117">
        <w:rPr>
          <w:strike/>
        </w:rPr>
        <w:t xml:space="preserve">Step by step </w:t>
      </w:r>
      <w:r w:rsidR="792988D1" w:rsidRPr="77814117">
        <w:rPr>
          <w:strike/>
        </w:rPr>
        <w:t>process to onboard in Arc for AVS preview</w:t>
      </w:r>
      <w:r w:rsidR="73C8F7AE">
        <w:t xml:space="preserve"> Onboard process to deploy Azure Arc</w:t>
      </w:r>
    </w:p>
    <w:p w14:paraId="60C80F7D" w14:textId="77777777" w:rsidR="0080216A" w:rsidRDefault="0080216A" w:rsidP="0080216A">
      <w:pPr>
        <w:pStyle w:val="ListParagraph"/>
      </w:pPr>
    </w:p>
    <w:p w14:paraId="2F47F57C" w14:textId="61EC9906" w:rsidR="00EA7C5D" w:rsidRDefault="03EBB583" w:rsidP="00EA7C5D">
      <w:pPr>
        <w:pStyle w:val="ListParagraph"/>
        <w:numPr>
          <w:ilvl w:val="0"/>
          <w:numId w:val="28"/>
        </w:numPr>
      </w:pPr>
      <w:r>
        <w:t xml:space="preserve">Log in to the </w:t>
      </w:r>
      <w:proofErr w:type="spellStart"/>
      <w:r>
        <w:t>jumpbox</w:t>
      </w:r>
      <w:proofErr w:type="spellEnd"/>
      <w:r>
        <w:t xml:space="preserve"> VM and extract</w:t>
      </w:r>
      <w:r w:rsidR="7BD50AD1">
        <w:t xml:space="preserve"> the </w:t>
      </w:r>
      <w:r w:rsidR="224A34D1">
        <w:t>contents</w:t>
      </w:r>
      <w:r>
        <w:t xml:space="preserve"> from the </w:t>
      </w:r>
      <w:r w:rsidR="224A34D1">
        <w:t>compressed</w:t>
      </w:r>
      <w:r>
        <w:t xml:space="preserve"> file</w:t>
      </w:r>
      <w:r w:rsidR="7424FB88">
        <w:t xml:space="preserve"> from the following </w:t>
      </w:r>
      <w:hyperlink r:id="rId14">
        <w:r w:rsidR="7424FB88" w:rsidRPr="77814117">
          <w:rPr>
            <w:rStyle w:val="Hyperlink"/>
          </w:rPr>
          <w:t>location</w:t>
        </w:r>
      </w:hyperlink>
      <w:r w:rsidR="2C3BEDC0">
        <w:t>.</w:t>
      </w:r>
      <w:r>
        <w:t xml:space="preserve"> </w:t>
      </w:r>
      <w:r w:rsidR="32A34058">
        <w:t xml:space="preserve">The </w:t>
      </w:r>
      <w:r w:rsidR="1C9CDDA9">
        <w:t xml:space="preserve">extracted </w:t>
      </w:r>
      <w:r w:rsidR="32A34058">
        <w:t xml:space="preserve">file </w:t>
      </w:r>
      <w:r w:rsidR="1869655F">
        <w:t>contains</w:t>
      </w:r>
      <w:r w:rsidR="32A34058">
        <w:t xml:space="preserve"> the scripts to install the preview software. </w:t>
      </w:r>
      <w:r w:rsidR="3AAB8467">
        <w:t xml:space="preserve">Change directory to </w:t>
      </w:r>
      <w:proofErr w:type="spellStart"/>
      <w:r w:rsidR="3AAB8467">
        <w:t>src</w:t>
      </w:r>
      <w:proofErr w:type="spellEnd"/>
      <w:r w:rsidR="3AAB8467">
        <w:t>\appliance-onboarding-script</w:t>
      </w:r>
    </w:p>
    <w:p w14:paraId="3E4A5412" w14:textId="71CC369B" w:rsidR="00EC6964" w:rsidRDefault="00676BEA" w:rsidP="00EA7C5D">
      <w:pPr>
        <w:pStyle w:val="ListParagraph"/>
        <w:numPr>
          <w:ilvl w:val="0"/>
          <w:numId w:val="28"/>
        </w:numPr>
      </w:pPr>
      <w:r>
        <w:t xml:space="preserve">Open the </w:t>
      </w:r>
      <w:r w:rsidRPr="50C6A4CD">
        <w:rPr>
          <w:rFonts w:ascii="Courier New" w:hAnsi="Courier New" w:cs="Courier New"/>
        </w:rPr>
        <w:t>‘</w:t>
      </w:r>
      <w:proofErr w:type="spellStart"/>
      <w:r w:rsidR="003E75BB" w:rsidRPr="50C6A4CD">
        <w:rPr>
          <w:rFonts w:ascii="Courier New" w:hAnsi="Courier New" w:cs="Courier New"/>
        </w:rPr>
        <w:t>config</w:t>
      </w:r>
      <w:r w:rsidR="00140141" w:rsidRPr="50C6A4CD">
        <w:rPr>
          <w:rFonts w:ascii="Courier New" w:hAnsi="Courier New" w:cs="Courier New"/>
        </w:rPr>
        <w:t>_</w:t>
      </w:r>
      <w:proofErr w:type="gramStart"/>
      <w:r w:rsidR="00140141" w:rsidRPr="50C6A4CD">
        <w:rPr>
          <w:rFonts w:ascii="Courier New" w:hAnsi="Courier New" w:cs="Courier New"/>
        </w:rPr>
        <w:t>avs</w:t>
      </w:r>
      <w:r w:rsidRPr="50C6A4CD">
        <w:rPr>
          <w:rFonts w:ascii="Courier New" w:hAnsi="Courier New" w:cs="Courier New"/>
        </w:rPr>
        <w:t>.</w:t>
      </w:r>
      <w:r w:rsidR="00EC6964" w:rsidRPr="50C6A4CD">
        <w:rPr>
          <w:rFonts w:ascii="Courier New" w:hAnsi="Courier New" w:cs="Courier New"/>
        </w:rPr>
        <w:t>json</w:t>
      </w:r>
      <w:proofErr w:type="spellEnd"/>
      <w:proofErr w:type="gramEnd"/>
      <w:r w:rsidRPr="50C6A4CD">
        <w:rPr>
          <w:rFonts w:ascii="Courier New" w:hAnsi="Courier New" w:cs="Courier New"/>
        </w:rPr>
        <w:t>’</w:t>
      </w:r>
      <w:r w:rsidR="00EC6964">
        <w:t xml:space="preserve"> file</w:t>
      </w:r>
      <w:r w:rsidR="000110B1">
        <w:t xml:space="preserve"> and populate all variables.</w:t>
      </w:r>
    </w:p>
    <w:p w14:paraId="058CFC95" w14:textId="6D853E2D" w:rsidR="00F126D5" w:rsidRDefault="2240AD4D" w:rsidP="6D191C0D">
      <w:pPr>
        <w:ind w:left="360"/>
        <w:rPr>
          <w:b/>
          <w:bCs/>
          <w:i/>
          <w:iCs/>
          <w:sz w:val="32"/>
          <w:szCs w:val="32"/>
        </w:rPr>
      </w:pPr>
      <w:r w:rsidRPr="6D191C0D">
        <w:rPr>
          <w:b/>
          <w:bCs/>
          <w:i/>
          <w:iCs/>
          <w:sz w:val="32"/>
          <w:szCs w:val="32"/>
        </w:rPr>
        <w:t>Config J</w:t>
      </w:r>
      <w:r w:rsidR="716D3E99" w:rsidRPr="6D191C0D">
        <w:rPr>
          <w:b/>
          <w:bCs/>
          <w:i/>
          <w:iCs/>
          <w:sz w:val="32"/>
          <w:szCs w:val="32"/>
        </w:rPr>
        <w:t>SON</w:t>
      </w:r>
      <w:r w:rsidR="00FE5CB2" w:rsidRPr="6D191C0D">
        <w:rPr>
          <w:b/>
          <w:bCs/>
          <w:i/>
          <w:iCs/>
          <w:sz w:val="32"/>
          <w:szCs w:val="32"/>
        </w:rPr>
        <w:t xml:space="preserve"> </w:t>
      </w:r>
    </w:p>
    <w:tbl>
      <w:tblPr>
        <w:tblStyle w:val="TableGrid"/>
        <w:tblW w:w="0" w:type="auto"/>
        <w:tblInd w:w="720" w:type="dxa"/>
        <w:tblLook w:val="04A0" w:firstRow="1" w:lastRow="0" w:firstColumn="1" w:lastColumn="0" w:noHBand="0" w:noVBand="1"/>
      </w:tblPr>
      <w:tblGrid>
        <w:gridCol w:w="8630"/>
      </w:tblGrid>
      <w:tr w:rsidR="005B607D" w:rsidRPr="008557E4" w14:paraId="62245434" w14:textId="77777777" w:rsidTr="005C5A24">
        <w:tc>
          <w:tcPr>
            <w:tcW w:w="9016" w:type="dxa"/>
            <w:shd w:val="clear" w:color="auto" w:fill="D5DCE4" w:themeFill="text2" w:themeFillTint="33"/>
          </w:tcPr>
          <w:p w14:paraId="1AAD5414" w14:textId="77777777" w:rsidR="00762273" w:rsidRDefault="00762273" w:rsidP="00762273">
            <w:r>
              <w:t>{</w:t>
            </w:r>
          </w:p>
          <w:p w14:paraId="067F321A" w14:textId="77777777" w:rsidR="00762273" w:rsidRDefault="00762273" w:rsidP="00762273">
            <w:r>
              <w:t xml:space="preserve">  "</w:t>
            </w:r>
            <w:proofErr w:type="spellStart"/>
            <w:r>
              <w:t>subscriptionId</w:t>
            </w:r>
            <w:proofErr w:type="spellEnd"/>
            <w:r>
              <w:t>": "",</w:t>
            </w:r>
          </w:p>
          <w:p w14:paraId="58B1B0B6" w14:textId="77777777" w:rsidR="00762273" w:rsidRDefault="00762273" w:rsidP="00762273">
            <w:r>
              <w:t xml:space="preserve">  "</w:t>
            </w:r>
            <w:proofErr w:type="spellStart"/>
            <w:r>
              <w:t>resourceGroup</w:t>
            </w:r>
            <w:proofErr w:type="spellEnd"/>
            <w:r>
              <w:t>": "",</w:t>
            </w:r>
          </w:p>
          <w:p w14:paraId="33D528D5" w14:textId="77777777" w:rsidR="00762273" w:rsidRDefault="00762273" w:rsidP="00762273">
            <w:r>
              <w:t xml:space="preserve">  "</w:t>
            </w:r>
            <w:proofErr w:type="spellStart"/>
            <w:r>
              <w:t>applianceControlPlaneIpAddress</w:t>
            </w:r>
            <w:proofErr w:type="spellEnd"/>
            <w:r>
              <w:t>": "",</w:t>
            </w:r>
          </w:p>
          <w:p w14:paraId="138C50BE" w14:textId="77777777" w:rsidR="00762273" w:rsidRDefault="00762273" w:rsidP="00762273">
            <w:r>
              <w:t xml:space="preserve">  "</w:t>
            </w:r>
            <w:proofErr w:type="spellStart"/>
            <w:r>
              <w:t>privateCloud</w:t>
            </w:r>
            <w:proofErr w:type="spellEnd"/>
            <w:r>
              <w:t>": "",</w:t>
            </w:r>
          </w:p>
          <w:p w14:paraId="090248F1" w14:textId="77777777" w:rsidR="00762273" w:rsidRDefault="00762273" w:rsidP="00762273">
            <w:r>
              <w:t xml:space="preserve">  "</w:t>
            </w:r>
            <w:proofErr w:type="spellStart"/>
            <w:r>
              <w:t>isStatic</w:t>
            </w:r>
            <w:proofErr w:type="spellEnd"/>
            <w:r>
              <w:t>": true,</w:t>
            </w:r>
          </w:p>
          <w:p w14:paraId="37B4F6B4" w14:textId="77777777" w:rsidR="00762273" w:rsidRDefault="00762273" w:rsidP="00762273">
            <w:r>
              <w:t xml:space="preserve">  "</w:t>
            </w:r>
            <w:proofErr w:type="spellStart"/>
            <w:r>
              <w:t>staticIpNetworkDetails</w:t>
            </w:r>
            <w:proofErr w:type="spellEnd"/>
            <w:r>
              <w:t>": {</w:t>
            </w:r>
          </w:p>
          <w:p w14:paraId="3469373A" w14:textId="77777777" w:rsidR="00762273" w:rsidRDefault="00762273" w:rsidP="00762273">
            <w:r>
              <w:lastRenderedPageBreak/>
              <w:t xml:space="preserve">    "</w:t>
            </w:r>
            <w:proofErr w:type="spellStart"/>
            <w:r>
              <w:t>networkForApplianceVM</w:t>
            </w:r>
            <w:proofErr w:type="spellEnd"/>
            <w:r>
              <w:t>": "",</w:t>
            </w:r>
          </w:p>
          <w:p w14:paraId="43786BC2" w14:textId="77777777" w:rsidR="00762273" w:rsidRDefault="00762273" w:rsidP="00762273">
            <w:r>
              <w:t xml:space="preserve">    "</w:t>
            </w:r>
            <w:proofErr w:type="spellStart"/>
            <w:r>
              <w:t>networkCIDRForApplianceVM</w:t>
            </w:r>
            <w:proofErr w:type="spellEnd"/>
            <w:r>
              <w:t>": "",</w:t>
            </w:r>
          </w:p>
          <w:p w14:paraId="7DCADA73" w14:textId="77777777" w:rsidR="00762273" w:rsidRDefault="00762273" w:rsidP="00762273">
            <w:r>
              <w:t xml:space="preserve">    "k8sNodeIPPoolStart": "",</w:t>
            </w:r>
          </w:p>
          <w:p w14:paraId="6A2B59F9" w14:textId="77777777" w:rsidR="00762273" w:rsidRDefault="00762273" w:rsidP="00762273">
            <w:r>
              <w:t xml:space="preserve">    "k8sNodeIPPoolEnd": "",</w:t>
            </w:r>
          </w:p>
          <w:p w14:paraId="1C278A63" w14:textId="77777777" w:rsidR="00762273" w:rsidRDefault="00762273" w:rsidP="00762273">
            <w:r>
              <w:t xml:space="preserve">    "</w:t>
            </w:r>
            <w:proofErr w:type="spellStart"/>
            <w:r>
              <w:t>gatewayIPAddress</w:t>
            </w:r>
            <w:proofErr w:type="spellEnd"/>
            <w:r>
              <w:t>": ""</w:t>
            </w:r>
          </w:p>
          <w:p w14:paraId="33F4C524" w14:textId="77777777" w:rsidR="00762273" w:rsidRDefault="00762273" w:rsidP="00762273">
            <w:r>
              <w:t xml:space="preserve">  }</w:t>
            </w:r>
          </w:p>
          <w:p w14:paraId="2D4F9C1A" w14:textId="503BD35D" w:rsidR="005B607D" w:rsidRPr="00AE1DA0" w:rsidRDefault="00762273" w:rsidP="00762273">
            <w:pPr>
              <w:rPr>
                <w:rFonts w:ascii="Consolas" w:hAnsi="Consolas"/>
              </w:rPr>
            </w:pPr>
            <w:r>
              <w:t>}</w:t>
            </w:r>
          </w:p>
        </w:tc>
      </w:tr>
    </w:tbl>
    <w:p w14:paraId="714B8F1E" w14:textId="77777777" w:rsidR="005B607D" w:rsidRDefault="005B607D" w:rsidP="168CE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b/>
          <w:bCs/>
          <w:color w:val="000000" w:themeColor="text1"/>
          <w:sz w:val="20"/>
          <w:szCs w:val="20"/>
        </w:rPr>
      </w:pPr>
    </w:p>
    <w:p w14:paraId="1F82324D" w14:textId="77777777" w:rsidR="00A8464F" w:rsidRPr="00975951" w:rsidRDefault="00A8464F" w:rsidP="00A8464F">
      <w:pPr>
        <w:pStyle w:val="ListParagraph"/>
        <w:numPr>
          <w:ilvl w:val="0"/>
          <w:numId w:val="34"/>
        </w:numPr>
        <w:rPr>
          <w:rFonts w:cstheme="minorHAnsi"/>
        </w:rPr>
      </w:pPr>
      <w:proofErr w:type="spellStart"/>
      <w:r w:rsidRPr="00975951">
        <w:rPr>
          <w:rFonts w:cstheme="minorHAnsi"/>
        </w:rPr>
        <w:t>subscriptionId</w:t>
      </w:r>
      <w:proofErr w:type="spellEnd"/>
      <w:r w:rsidRPr="00975951">
        <w:rPr>
          <w:rFonts w:cstheme="minorHAnsi"/>
        </w:rPr>
        <w:t xml:space="preserve">, </w:t>
      </w:r>
      <w:proofErr w:type="spellStart"/>
      <w:r w:rsidRPr="00975951">
        <w:rPr>
          <w:rFonts w:cstheme="minorHAnsi"/>
        </w:rPr>
        <w:t>resourceGroup</w:t>
      </w:r>
      <w:proofErr w:type="spellEnd"/>
      <w:r w:rsidRPr="00975951">
        <w:rPr>
          <w:rFonts w:cstheme="minorHAnsi"/>
        </w:rPr>
        <w:t xml:space="preserve">, </w:t>
      </w:r>
      <w:proofErr w:type="spellStart"/>
      <w:r w:rsidRPr="00975951">
        <w:rPr>
          <w:rFonts w:cstheme="minorHAnsi"/>
        </w:rPr>
        <w:t>privateCloud</w:t>
      </w:r>
      <w:proofErr w:type="spellEnd"/>
      <w:r w:rsidRPr="00975951">
        <w:rPr>
          <w:rFonts w:cstheme="minorHAnsi"/>
        </w:rPr>
        <w:t xml:space="preserve"> – The subscription ID, Resource Group name and the Private cloud name respectively. </w:t>
      </w:r>
    </w:p>
    <w:p w14:paraId="60D06533" w14:textId="77777777" w:rsidR="00A8464F" w:rsidRPr="00975951" w:rsidRDefault="00A8464F" w:rsidP="00A8464F">
      <w:pPr>
        <w:pStyle w:val="ListParagraph"/>
        <w:numPr>
          <w:ilvl w:val="0"/>
          <w:numId w:val="34"/>
        </w:numPr>
        <w:rPr>
          <w:rFonts w:cstheme="minorHAnsi"/>
        </w:rPr>
      </w:pPr>
      <w:proofErr w:type="spellStart"/>
      <w:r w:rsidRPr="00975951">
        <w:rPr>
          <w:rFonts w:cstheme="minorHAnsi"/>
        </w:rPr>
        <w:t>isStatic</w:t>
      </w:r>
      <w:proofErr w:type="spellEnd"/>
      <w:r w:rsidRPr="00975951">
        <w:rPr>
          <w:rFonts w:cstheme="minorHAnsi"/>
        </w:rPr>
        <w:t xml:space="preserve"> and </w:t>
      </w:r>
      <w:proofErr w:type="spellStart"/>
      <w:r w:rsidRPr="00975951">
        <w:rPr>
          <w:rFonts w:cstheme="minorHAnsi"/>
        </w:rPr>
        <w:t>isAVS</w:t>
      </w:r>
      <w:proofErr w:type="spellEnd"/>
      <w:r w:rsidRPr="00975951">
        <w:rPr>
          <w:rFonts w:cstheme="minorHAnsi"/>
        </w:rPr>
        <w:t xml:space="preserve"> are always true.</w:t>
      </w:r>
    </w:p>
    <w:p w14:paraId="35C73C54" w14:textId="08C9761D" w:rsidR="00A8464F" w:rsidRPr="00975951" w:rsidRDefault="00A8464F" w:rsidP="00A8464F">
      <w:pPr>
        <w:pStyle w:val="ListParagraph"/>
        <w:numPr>
          <w:ilvl w:val="0"/>
          <w:numId w:val="34"/>
        </w:numPr>
        <w:rPr>
          <w:rFonts w:cstheme="minorHAnsi"/>
        </w:rPr>
      </w:pPr>
      <w:proofErr w:type="spellStart"/>
      <w:r w:rsidRPr="00975951">
        <w:rPr>
          <w:rFonts w:cstheme="minorHAnsi"/>
        </w:rPr>
        <w:t>networkForApplianceVM</w:t>
      </w:r>
      <w:proofErr w:type="spellEnd"/>
      <w:r w:rsidRPr="00975951">
        <w:rPr>
          <w:rFonts w:cstheme="minorHAnsi"/>
        </w:rPr>
        <w:t xml:space="preserve"> –</w:t>
      </w:r>
      <w:r w:rsidR="00B34F4A">
        <w:rPr>
          <w:rFonts w:cstheme="minorHAnsi"/>
        </w:rPr>
        <w:t xml:space="preserve"> N</w:t>
      </w:r>
      <w:r w:rsidRPr="00975951">
        <w:rPr>
          <w:rFonts w:cstheme="minorHAnsi"/>
        </w:rPr>
        <w:t>ame for the segment</w:t>
      </w:r>
      <w:r w:rsidR="00B34F4A">
        <w:rPr>
          <w:rFonts w:cstheme="minorHAnsi"/>
        </w:rPr>
        <w:t xml:space="preserve"> for Arc appliance VM</w:t>
      </w:r>
      <w:r w:rsidRPr="00975951">
        <w:rPr>
          <w:rFonts w:cstheme="minorHAnsi"/>
        </w:rPr>
        <w:t xml:space="preserve">. This will be created if not present. </w:t>
      </w:r>
    </w:p>
    <w:p w14:paraId="37624473" w14:textId="3EE4E1F7" w:rsidR="00A8464F" w:rsidRPr="00975951" w:rsidRDefault="00A8464F" w:rsidP="00A8464F">
      <w:pPr>
        <w:pStyle w:val="ListParagraph"/>
        <w:numPr>
          <w:ilvl w:val="0"/>
          <w:numId w:val="34"/>
        </w:numPr>
        <w:rPr>
          <w:rFonts w:cstheme="minorHAnsi"/>
        </w:rPr>
      </w:pPr>
      <w:proofErr w:type="spellStart"/>
      <w:r w:rsidRPr="00975951">
        <w:rPr>
          <w:rFonts w:cstheme="minorHAnsi"/>
        </w:rPr>
        <w:t>networkCIDRForApplianceVM</w:t>
      </w:r>
      <w:proofErr w:type="spellEnd"/>
      <w:r w:rsidRPr="00975951">
        <w:rPr>
          <w:rFonts w:cstheme="minorHAnsi"/>
        </w:rPr>
        <w:t xml:space="preserve"> – The IP CIDR of the segment </w:t>
      </w:r>
      <w:r w:rsidR="00037DFB">
        <w:rPr>
          <w:rFonts w:cstheme="minorHAnsi"/>
        </w:rPr>
        <w:t>for Arc appliance VM</w:t>
      </w:r>
      <w:r w:rsidRPr="00975951">
        <w:rPr>
          <w:rFonts w:cstheme="minorHAnsi"/>
        </w:rPr>
        <w:t xml:space="preserve">. This should be unique. This </w:t>
      </w:r>
      <w:r w:rsidR="00037DFB">
        <w:rPr>
          <w:rFonts w:cstheme="minorHAnsi"/>
        </w:rPr>
        <w:t>s</w:t>
      </w:r>
      <w:r w:rsidRPr="00975951">
        <w:rPr>
          <w:rFonts w:cstheme="minorHAnsi"/>
        </w:rPr>
        <w:t xml:space="preserve">hould not collide with the </w:t>
      </w:r>
      <w:r w:rsidR="00E93F0B">
        <w:rPr>
          <w:rFonts w:cstheme="minorHAnsi"/>
        </w:rPr>
        <w:t>a</w:t>
      </w:r>
      <w:r w:rsidR="00713D20" w:rsidRPr="00713D20">
        <w:rPr>
          <w:rFonts w:cstheme="minorHAnsi"/>
        </w:rPr>
        <w:t>ddress block for private cloud</w:t>
      </w:r>
      <w:r w:rsidR="00E93F0B">
        <w:rPr>
          <w:rFonts w:cstheme="minorHAnsi"/>
        </w:rPr>
        <w:t xml:space="preserve"> or </w:t>
      </w:r>
      <w:r w:rsidR="00DF4EB7">
        <w:rPr>
          <w:rFonts w:cstheme="minorHAnsi"/>
        </w:rPr>
        <w:t>the</w:t>
      </w:r>
      <w:r w:rsidR="001E77D5">
        <w:rPr>
          <w:rFonts w:cstheme="minorHAnsi"/>
        </w:rPr>
        <w:t xml:space="preserve"> existing segments</w:t>
      </w:r>
      <w:r w:rsidR="00C9001B">
        <w:rPr>
          <w:rFonts w:cstheme="minorHAnsi"/>
        </w:rPr>
        <w:t>.</w:t>
      </w:r>
    </w:p>
    <w:p w14:paraId="4FE8B2C3" w14:textId="070F105C" w:rsidR="00A8464F" w:rsidRPr="00975951" w:rsidRDefault="00A8464F" w:rsidP="00A8464F">
      <w:pPr>
        <w:pStyle w:val="ListParagraph"/>
        <w:numPr>
          <w:ilvl w:val="0"/>
          <w:numId w:val="34"/>
        </w:numPr>
        <w:rPr>
          <w:rFonts w:cstheme="minorHAnsi"/>
        </w:rPr>
      </w:pPr>
      <w:proofErr w:type="spellStart"/>
      <w:r w:rsidRPr="00975951">
        <w:rPr>
          <w:rFonts w:cstheme="minorHAnsi"/>
        </w:rPr>
        <w:t>GatewayIPAddress</w:t>
      </w:r>
      <w:proofErr w:type="spellEnd"/>
      <w:r w:rsidRPr="00975951">
        <w:rPr>
          <w:rFonts w:cstheme="minorHAnsi"/>
        </w:rPr>
        <w:t xml:space="preserve"> – The gateway for the segment </w:t>
      </w:r>
      <w:r w:rsidR="00037DFB">
        <w:rPr>
          <w:rFonts w:cstheme="minorHAnsi"/>
        </w:rPr>
        <w:t>for Arc appliance VM</w:t>
      </w:r>
      <w:r w:rsidRPr="00975951">
        <w:rPr>
          <w:rFonts w:cstheme="minorHAnsi"/>
        </w:rPr>
        <w:t>.</w:t>
      </w:r>
    </w:p>
    <w:p w14:paraId="11725748" w14:textId="2EF1C8EB" w:rsidR="00A8464F" w:rsidRPr="00975951" w:rsidRDefault="00A8464F" w:rsidP="00A8464F">
      <w:pPr>
        <w:pStyle w:val="ListParagraph"/>
        <w:numPr>
          <w:ilvl w:val="0"/>
          <w:numId w:val="34"/>
        </w:numPr>
        <w:rPr>
          <w:rFonts w:cstheme="minorHAnsi"/>
        </w:rPr>
      </w:pPr>
      <w:proofErr w:type="spellStart"/>
      <w:r w:rsidRPr="00975951">
        <w:rPr>
          <w:rFonts w:cstheme="minorHAnsi"/>
        </w:rPr>
        <w:t>applianceControlPlaneIpAddress</w:t>
      </w:r>
      <w:proofErr w:type="spellEnd"/>
      <w:r w:rsidRPr="00975951">
        <w:rPr>
          <w:rFonts w:cstheme="minorHAnsi"/>
        </w:rPr>
        <w:t xml:space="preserve"> – The IP address for the </w:t>
      </w:r>
      <w:r w:rsidR="007151A3">
        <w:rPr>
          <w:rFonts w:cstheme="minorHAnsi"/>
        </w:rPr>
        <w:t xml:space="preserve">Kubernetes </w:t>
      </w:r>
      <w:r w:rsidRPr="00975951">
        <w:rPr>
          <w:rFonts w:cstheme="minorHAnsi"/>
        </w:rPr>
        <w:t xml:space="preserve">API server. This should be a part of the segment IP CIDR provided but not a part of the k8s node pool IP range. </w:t>
      </w:r>
    </w:p>
    <w:p w14:paraId="6A8B0DD7" w14:textId="77777777" w:rsidR="00A8464F" w:rsidRPr="00975951" w:rsidRDefault="00A8464F" w:rsidP="00A8464F">
      <w:pPr>
        <w:pStyle w:val="ListParagraph"/>
        <w:numPr>
          <w:ilvl w:val="0"/>
          <w:numId w:val="34"/>
        </w:numPr>
        <w:rPr>
          <w:rFonts w:cstheme="minorHAnsi"/>
        </w:rPr>
      </w:pPr>
      <w:r w:rsidRPr="00975951">
        <w:rPr>
          <w:rFonts w:cstheme="minorHAnsi"/>
        </w:rPr>
        <w:t xml:space="preserve">k8sNodeIPPoolStart, k8sNodeIPPoolEnd - The starting IP and the ending IP of the pool of IPs to assign to the appliance VM, </w:t>
      </w:r>
      <w:proofErr w:type="gramStart"/>
      <w:r w:rsidRPr="00975951">
        <w:rPr>
          <w:rFonts w:cstheme="minorHAnsi"/>
        </w:rPr>
        <w:t>have to</w:t>
      </w:r>
      <w:proofErr w:type="gramEnd"/>
      <w:r w:rsidRPr="00975951">
        <w:rPr>
          <w:rFonts w:cstheme="minorHAnsi"/>
        </w:rPr>
        <w:t xml:space="preserve"> be within the </w:t>
      </w:r>
      <w:proofErr w:type="spellStart"/>
      <w:r w:rsidRPr="00975951">
        <w:rPr>
          <w:rFonts w:cstheme="minorHAnsi"/>
        </w:rPr>
        <w:t>networkCIDRForApplianceVM</w:t>
      </w:r>
      <w:proofErr w:type="spellEnd"/>
    </w:p>
    <w:p w14:paraId="71A23A78" w14:textId="7C08840F" w:rsidR="168CE43B" w:rsidRDefault="168CE43B" w:rsidP="168CE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themeColor="text1"/>
          <w:sz w:val="20"/>
          <w:szCs w:val="20"/>
        </w:rPr>
      </w:pPr>
    </w:p>
    <w:p w14:paraId="1F074AC6" w14:textId="24CE8B91" w:rsidR="149D1F8F" w:rsidRDefault="149D1F8F" w:rsidP="168CE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b/>
          <w:bCs/>
          <w:i/>
          <w:iCs/>
          <w:sz w:val="32"/>
          <w:szCs w:val="32"/>
        </w:rPr>
      </w:pPr>
      <w:r w:rsidRPr="168CE43B">
        <w:rPr>
          <w:b/>
          <w:bCs/>
          <w:i/>
          <w:iCs/>
          <w:sz w:val="32"/>
          <w:szCs w:val="32"/>
        </w:rPr>
        <w:t>Sample JSON</w:t>
      </w:r>
    </w:p>
    <w:tbl>
      <w:tblPr>
        <w:tblStyle w:val="TableGrid"/>
        <w:tblW w:w="0" w:type="auto"/>
        <w:tblInd w:w="720" w:type="dxa"/>
        <w:tblLook w:val="04A0" w:firstRow="1" w:lastRow="0" w:firstColumn="1" w:lastColumn="0" w:noHBand="0" w:noVBand="1"/>
      </w:tblPr>
      <w:tblGrid>
        <w:gridCol w:w="8630"/>
      </w:tblGrid>
      <w:tr w:rsidR="00A46491" w14:paraId="69DC4877" w14:textId="77777777" w:rsidTr="005C5A24">
        <w:tc>
          <w:tcPr>
            <w:tcW w:w="9016" w:type="dxa"/>
            <w:shd w:val="clear" w:color="auto" w:fill="D5DCE4" w:themeFill="text2" w:themeFillTint="33"/>
          </w:tcPr>
          <w:p w14:paraId="37E4BC31" w14:textId="77777777" w:rsidR="00A46491" w:rsidRPr="00B156F9" w:rsidRDefault="00A46491" w:rsidP="005C5A24">
            <w:r w:rsidRPr="00B156F9">
              <w:t>{</w:t>
            </w:r>
          </w:p>
          <w:p w14:paraId="5D1477F2" w14:textId="77777777" w:rsidR="00A46491" w:rsidRPr="00B156F9" w:rsidRDefault="00A46491" w:rsidP="005C5A24">
            <w:r w:rsidRPr="00B156F9">
              <w:t xml:space="preserve">  "</w:t>
            </w:r>
            <w:proofErr w:type="spellStart"/>
            <w:r w:rsidRPr="00B156F9">
              <w:t>subscriptionId</w:t>
            </w:r>
            <w:proofErr w:type="spellEnd"/>
            <w:r w:rsidRPr="00B156F9">
              <w:t>": "</w:t>
            </w:r>
            <w:proofErr w:type="spellStart"/>
            <w:r w:rsidRPr="00B156F9">
              <w:t>xxxxxxxx-xxxx-xxxx-xxxx-xxxxxxxxxxxx</w:t>
            </w:r>
            <w:proofErr w:type="spellEnd"/>
            <w:r w:rsidRPr="00B156F9">
              <w:t>",</w:t>
            </w:r>
          </w:p>
          <w:p w14:paraId="754A5813" w14:textId="77777777" w:rsidR="00A46491" w:rsidRPr="00B156F9" w:rsidRDefault="00A46491" w:rsidP="005C5A24">
            <w:r w:rsidRPr="00B156F9">
              <w:t xml:space="preserve">  "</w:t>
            </w:r>
            <w:proofErr w:type="spellStart"/>
            <w:r w:rsidRPr="00B156F9">
              <w:t>resourceGroup</w:t>
            </w:r>
            <w:proofErr w:type="spellEnd"/>
            <w:r w:rsidRPr="00B156F9">
              <w:t>": "test-</w:t>
            </w:r>
            <w:proofErr w:type="spellStart"/>
            <w:r w:rsidRPr="00B156F9">
              <w:t>rg</w:t>
            </w:r>
            <w:proofErr w:type="spellEnd"/>
            <w:r w:rsidRPr="00B156F9">
              <w:t xml:space="preserve"> ",</w:t>
            </w:r>
          </w:p>
          <w:p w14:paraId="4021D6F3" w14:textId="77777777" w:rsidR="00A46491" w:rsidRPr="00B156F9" w:rsidRDefault="00A46491" w:rsidP="005C5A24">
            <w:r w:rsidRPr="00B156F9">
              <w:t xml:space="preserve">  "</w:t>
            </w:r>
            <w:proofErr w:type="spellStart"/>
            <w:r w:rsidRPr="00B156F9">
              <w:t>applianceControlPlaneIpAddress</w:t>
            </w:r>
            <w:proofErr w:type="spellEnd"/>
            <w:r w:rsidRPr="00B156F9">
              <w:t>": "10.14.10.10",</w:t>
            </w:r>
          </w:p>
          <w:p w14:paraId="6D400077" w14:textId="77777777" w:rsidR="00A46491" w:rsidRPr="00B156F9" w:rsidRDefault="00A46491" w:rsidP="005C5A24">
            <w:r w:rsidRPr="00B156F9">
              <w:t xml:space="preserve">  "</w:t>
            </w:r>
            <w:proofErr w:type="spellStart"/>
            <w:r w:rsidRPr="00B156F9">
              <w:t>privateCloud</w:t>
            </w:r>
            <w:proofErr w:type="spellEnd"/>
            <w:r w:rsidRPr="00B156F9">
              <w:t>": "test-pc",</w:t>
            </w:r>
          </w:p>
          <w:p w14:paraId="4B5ECD6A" w14:textId="77777777" w:rsidR="00A46491" w:rsidRPr="00B156F9" w:rsidRDefault="00A46491" w:rsidP="005C5A24">
            <w:r w:rsidRPr="00B156F9">
              <w:t xml:space="preserve">  "</w:t>
            </w:r>
            <w:proofErr w:type="spellStart"/>
            <w:r w:rsidRPr="00B156F9">
              <w:t>isStatic</w:t>
            </w:r>
            <w:proofErr w:type="spellEnd"/>
            <w:r w:rsidRPr="00B156F9">
              <w:t>": true,</w:t>
            </w:r>
          </w:p>
          <w:p w14:paraId="0EFB42D6" w14:textId="77777777" w:rsidR="00A46491" w:rsidRPr="00B156F9" w:rsidRDefault="00A46491" w:rsidP="005C5A24">
            <w:r w:rsidRPr="00B156F9">
              <w:t xml:space="preserve">  "</w:t>
            </w:r>
            <w:proofErr w:type="spellStart"/>
            <w:r w:rsidRPr="00B156F9">
              <w:t>staticIpNetworkDetails</w:t>
            </w:r>
            <w:proofErr w:type="spellEnd"/>
            <w:r w:rsidRPr="00B156F9">
              <w:t>": {</w:t>
            </w:r>
          </w:p>
          <w:p w14:paraId="583FD1B9" w14:textId="77777777" w:rsidR="00A46491" w:rsidRPr="00B156F9" w:rsidRDefault="00A46491" w:rsidP="005C5A24">
            <w:r w:rsidRPr="00B156F9">
              <w:t xml:space="preserve">    "</w:t>
            </w:r>
            <w:proofErr w:type="spellStart"/>
            <w:r w:rsidRPr="00B156F9">
              <w:t>networkForApplianceVM</w:t>
            </w:r>
            <w:proofErr w:type="spellEnd"/>
            <w:r w:rsidRPr="00B156F9">
              <w:t>": "arc-segment",</w:t>
            </w:r>
          </w:p>
          <w:p w14:paraId="235D9913" w14:textId="77777777" w:rsidR="00A46491" w:rsidRPr="00B156F9" w:rsidRDefault="00A46491" w:rsidP="005C5A24">
            <w:r w:rsidRPr="00B156F9">
              <w:t xml:space="preserve">    "</w:t>
            </w:r>
            <w:proofErr w:type="spellStart"/>
            <w:r w:rsidRPr="00B156F9">
              <w:t>networkCIDRForApplianceVM</w:t>
            </w:r>
            <w:proofErr w:type="spellEnd"/>
            <w:r w:rsidRPr="00B156F9">
              <w:t>": "10.14.10.1/24",</w:t>
            </w:r>
          </w:p>
          <w:p w14:paraId="58C632D6" w14:textId="77777777" w:rsidR="00A46491" w:rsidRPr="00B156F9" w:rsidRDefault="00A46491" w:rsidP="005C5A24">
            <w:r w:rsidRPr="00B156F9">
              <w:t xml:space="preserve">    "k8sNodeIPPoolStart": "10.14.10.20",</w:t>
            </w:r>
          </w:p>
          <w:p w14:paraId="469919C7" w14:textId="77777777" w:rsidR="00A46491" w:rsidRPr="00B156F9" w:rsidRDefault="00A46491" w:rsidP="005C5A24">
            <w:r w:rsidRPr="00B156F9">
              <w:t xml:space="preserve">    "k8sNodeIPPoolEnd": "10.14.10.30",</w:t>
            </w:r>
          </w:p>
          <w:p w14:paraId="7A7EBF8E" w14:textId="77777777" w:rsidR="00A46491" w:rsidRPr="00B156F9" w:rsidRDefault="00A46491" w:rsidP="005C5A24">
            <w:r w:rsidRPr="00B156F9">
              <w:t xml:space="preserve">    "</w:t>
            </w:r>
            <w:proofErr w:type="spellStart"/>
            <w:r w:rsidRPr="00B156F9">
              <w:t>gatewayIPAddress</w:t>
            </w:r>
            <w:proofErr w:type="spellEnd"/>
            <w:r w:rsidRPr="00B156F9">
              <w:t>": "10.14.10.1"</w:t>
            </w:r>
          </w:p>
          <w:p w14:paraId="434FDCF4" w14:textId="68570AC6" w:rsidR="00A46491" w:rsidRPr="00AE1DA0" w:rsidRDefault="00A46491" w:rsidP="000425A2">
            <w:pPr>
              <w:rPr>
                <w:rFonts w:ascii="Consolas" w:hAnsi="Consolas"/>
              </w:rPr>
            </w:pPr>
            <w:r w:rsidRPr="00B156F9">
              <w:t xml:space="preserve">  }</w:t>
            </w:r>
            <w:r w:rsidR="000425A2">
              <w:br/>
            </w:r>
            <w:r w:rsidRPr="00B156F9">
              <w:t>}</w:t>
            </w:r>
          </w:p>
        </w:tc>
      </w:tr>
    </w:tbl>
    <w:p w14:paraId="424D0CAC" w14:textId="15B12285" w:rsidR="149D1F8F" w:rsidRDefault="149D1F8F" w:rsidP="00406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14:paraId="6CD1B1A1" w14:textId="13668FBE" w:rsidR="00C66D32" w:rsidRPr="007538C9" w:rsidRDefault="00FC2692" w:rsidP="168CE43B">
      <w:pPr>
        <w:pStyle w:val="ListParagraph"/>
        <w:numPr>
          <w:ilvl w:val="0"/>
          <w:numId w:val="28"/>
        </w:numPr>
        <w:spacing w:after="0" w:line="240" w:lineRule="auto"/>
        <w:rPr>
          <w:i/>
          <w:iCs/>
        </w:rPr>
      </w:pPr>
      <w:r>
        <w:t xml:space="preserve">You are ready to run the installation scripts. </w:t>
      </w:r>
      <w:r w:rsidR="00E3588D">
        <w:t xml:space="preserve">We </w:t>
      </w:r>
      <w:r w:rsidR="00C66D32">
        <w:t xml:space="preserve">provide </w:t>
      </w:r>
      <w:proofErr w:type="gramStart"/>
      <w:r w:rsidR="00C66D32">
        <w:t>you</w:t>
      </w:r>
      <w:proofErr w:type="gramEnd"/>
      <w:r w:rsidR="00C66D32">
        <w:t xml:space="preserve"> the option to setup this preview from both a Windows </w:t>
      </w:r>
      <w:proofErr w:type="gramStart"/>
      <w:r w:rsidR="00C66D32">
        <w:t>or</w:t>
      </w:r>
      <w:proofErr w:type="gramEnd"/>
      <w:r w:rsidR="00C66D32">
        <w:t xml:space="preserve"> a Linux based jump box/VM.</w:t>
      </w:r>
    </w:p>
    <w:p w14:paraId="43985869" w14:textId="634CBAE5" w:rsidR="00C66D32" w:rsidRDefault="00C66D32" w:rsidP="007538C9">
      <w:pPr>
        <w:pStyle w:val="ListParagraph"/>
        <w:spacing w:after="0" w:line="240" w:lineRule="auto"/>
        <w:ind w:left="360" w:firstLine="360"/>
      </w:pPr>
      <w:r>
        <w:t>Run the following commands to execute the installation scrip</w:t>
      </w:r>
      <w:r w:rsidR="52EBDC87">
        <w:t>t</w:t>
      </w:r>
      <w:r>
        <w:t>.</w:t>
      </w:r>
    </w:p>
    <w:p w14:paraId="11AACF9E" w14:textId="60EB8D81" w:rsidR="00481C73" w:rsidRDefault="00481C73" w:rsidP="007538C9">
      <w:pPr>
        <w:pStyle w:val="ListParagraph"/>
        <w:spacing w:after="0" w:line="240" w:lineRule="auto"/>
        <w:ind w:left="360" w:firstLine="360"/>
      </w:pPr>
    </w:p>
    <w:p w14:paraId="47A0750A" w14:textId="77777777" w:rsidR="00481C73" w:rsidRDefault="00481C73" w:rsidP="007538C9">
      <w:pPr>
        <w:pStyle w:val="ListParagraph"/>
        <w:spacing w:after="0" w:line="240" w:lineRule="auto"/>
        <w:ind w:left="360" w:firstLine="360"/>
      </w:pPr>
    </w:p>
    <w:p w14:paraId="468495C7" w14:textId="77777777" w:rsidR="00C66D32" w:rsidRDefault="00C66D32" w:rsidP="00C66D32">
      <w:pPr>
        <w:pStyle w:val="ListParagraph"/>
        <w:spacing w:after="0" w:line="240" w:lineRule="auto"/>
        <w:ind w:left="360"/>
      </w:pPr>
    </w:p>
    <w:tbl>
      <w:tblPr>
        <w:tblStyle w:val="TableGrid"/>
        <w:tblW w:w="9350" w:type="dxa"/>
        <w:tblInd w:w="607" w:type="dxa"/>
        <w:tblLook w:val="04A0" w:firstRow="1" w:lastRow="0" w:firstColumn="1" w:lastColumn="0" w:noHBand="0" w:noVBand="1"/>
      </w:tblPr>
      <w:tblGrid>
        <w:gridCol w:w="4675"/>
        <w:gridCol w:w="4675"/>
      </w:tblGrid>
      <w:tr w:rsidR="00C66D32" w14:paraId="7365769B" w14:textId="77777777" w:rsidTr="51AED37E">
        <w:tc>
          <w:tcPr>
            <w:tcW w:w="4675" w:type="dxa"/>
          </w:tcPr>
          <w:p w14:paraId="6772C0C4" w14:textId="77777777" w:rsidR="00C66D32" w:rsidRPr="008A4951" w:rsidRDefault="00C66D32" w:rsidP="00A04006">
            <w:pPr>
              <w:rPr>
                <w:b/>
                <w:bCs/>
              </w:rPr>
            </w:pPr>
            <w:r w:rsidRPr="008A4951">
              <w:rPr>
                <w:b/>
                <w:bCs/>
              </w:rPr>
              <w:lastRenderedPageBreak/>
              <w:t>Windows based jump box/VM</w:t>
            </w:r>
          </w:p>
        </w:tc>
        <w:tc>
          <w:tcPr>
            <w:tcW w:w="4675" w:type="dxa"/>
          </w:tcPr>
          <w:p w14:paraId="385A185D" w14:textId="50490527" w:rsidR="00C66D32" w:rsidRPr="008A4951" w:rsidRDefault="005E37AC" w:rsidP="00A04006">
            <w:pPr>
              <w:rPr>
                <w:b/>
                <w:bCs/>
              </w:rPr>
            </w:pPr>
            <w:r>
              <w:rPr>
                <w:b/>
                <w:bCs/>
              </w:rPr>
              <w:t>Linux</w:t>
            </w:r>
            <w:r w:rsidR="00C66D32" w:rsidRPr="008A4951">
              <w:rPr>
                <w:b/>
                <w:bCs/>
              </w:rPr>
              <w:t xml:space="preserve"> based jump box/VM</w:t>
            </w:r>
          </w:p>
        </w:tc>
      </w:tr>
      <w:tr w:rsidR="00C66D32" w14:paraId="1BE53189" w14:textId="77777777" w:rsidTr="51AED37E">
        <w:tc>
          <w:tcPr>
            <w:tcW w:w="4675" w:type="dxa"/>
          </w:tcPr>
          <w:p w14:paraId="2FBDB7A7" w14:textId="77777777" w:rsidR="000314FB" w:rsidRDefault="000314FB" w:rsidP="000314FB">
            <w:r>
              <w:t>Script is not signed so we need to bypass Execution Policy in PowerShell. Run the following commands.</w:t>
            </w:r>
          </w:p>
          <w:p w14:paraId="514540F8" w14:textId="68A69D06" w:rsidR="00C66D32" w:rsidRDefault="000314FB" w:rsidP="000314FB">
            <w:pPr>
              <w:rPr>
                <w:rFonts w:ascii="Calibri" w:eastAsia="Calibri" w:hAnsi="Calibri" w:cs="Calibri"/>
                <w:color w:val="000000" w:themeColor="text1"/>
              </w:rPr>
            </w:pPr>
            <w:r>
              <w:br/>
            </w:r>
            <w:r w:rsidR="4A2FF773" w:rsidRPr="51AED37E">
              <w:rPr>
                <w:rFonts w:ascii="Consolas" w:eastAsia="Calibri" w:hAnsi="Consolas" w:cs="Calibri"/>
                <w:b/>
                <w:bCs/>
                <w:color w:val="000000" w:themeColor="text1"/>
                <w:sz w:val="20"/>
                <w:szCs w:val="20"/>
              </w:rPr>
              <w:t>Set-</w:t>
            </w:r>
            <w:proofErr w:type="spellStart"/>
            <w:r w:rsidR="4A2FF773" w:rsidRPr="51AED37E">
              <w:rPr>
                <w:rFonts w:ascii="Consolas" w:eastAsia="Calibri" w:hAnsi="Consolas" w:cs="Calibri"/>
                <w:b/>
                <w:bCs/>
                <w:color w:val="000000" w:themeColor="text1"/>
                <w:sz w:val="20"/>
                <w:szCs w:val="20"/>
              </w:rPr>
              <w:t>ExecutionPolicy</w:t>
            </w:r>
            <w:proofErr w:type="spellEnd"/>
            <w:r w:rsidR="4A2FF773" w:rsidRPr="51AED37E">
              <w:rPr>
                <w:rFonts w:ascii="Consolas" w:eastAsia="Calibri" w:hAnsi="Consolas" w:cs="Calibri"/>
                <w:b/>
                <w:bCs/>
                <w:color w:val="000000" w:themeColor="text1"/>
                <w:sz w:val="20"/>
                <w:szCs w:val="20"/>
              </w:rPr>
              <w:t xml:space="preserve"> -Scope Process -</w:t>
            </w:r>
            <w:proofErr w:type="spellStart"/>
            <w:r w:rsidR="4A2FF773" w:rsidRPr="51AED37E">
              <w:rPr>
                <w:rFonts w:ascii="Consolas" w:eastAsia="Calibri" w:hAnsi="Consolas" w:cs="Calibri"/>
                <w:b/>
                <w:bCs/>
                <w:color w:val="000000" w:themeColor="text1"/>
                <w:sz w:val="20"/>
                <w:szCs w:val="20"/>
              </w:rPr>
              <w:t>ExecutionPolicy</w:t>
            </w:r>
            <w:proofErr w:type="spellEnd"/>
            <w:r w:rsidR="4A2FF773" w:rsidRPr="51AED37E">
              <w:rPr>
                <w:rFonts w:ascii="Consolas" w:eastAsia="Calibri" w:hAnsi="Consolas" w:cs="Calibri"/>
                <w:b/>
                <w:bCs/>
                <w:color w:val="000000" w:themeColor="text1"/>
                <w:sz w:val="20"/>
                <w:szCs w:val="20"/>
              </w:rPr>
              <w:t xml:space="preserve"> </w:t>
            </w:r>
            <w:proofErr w:type="spellStart"/>
            <w:r w:rsidR="4A2FF773" w:rsidRPr="51AED37E">
              <w:rPr>
                <w:rFonts w:ascii="Consolas" w:eastAsia="Calibri" w:hAnsi="Consolas" w:cs="Calibri"/>
                <w:b/>
                <w:bCs/>
                <w:color w:val="000000" w:themeColor="text1"/>
                <w:sz w:val="20"/>
                <w:szCs w:val="20"/>
              </w:rPr>
              <w:t>ByPass</w:t>
            </w:r>
            <w:proofErr w:type="spellEnd"/>
            <w:r w:rsidR="4A2FF773" w:rsidRPr="51AED37E">
              <w:rPr>
                <w:rFonts w:ascii="Consolas" w:eastAsia="Calibri" w:hAnsi="Consolas" w:cs="Calibri"/>
                <w:b/>
                <w:bCs/>
                <w:color w:val="000000" w:themeColor="text1"/>
                <w:sz w:val="20"/>
                <w:szCs w:val="20"/>
              </w:rPr>
              <w:t>; .\run.ps1 -Operation onboard -</w:t>
            </w:r>
            <w:proofErr w:type="spellStart"/>
            <w:r w:rsidR="4A2FF773" w:rsidRPr="51AED37E">
              <w:rPr>
                <w:rFonts w:ascii="Consolas" w:eastAsia="Calibri" w:hAnsi="Consolas" w:cs="Calibri"/>
                <w:b/>
                <w:bCs/>
                <w:color w:val="000000" w:themeColor="text1"/>
                <w:sz w:val="20"/>
                <w:szCs w:val="20"/>
              </w:rPr>
              <w:t>FilePath</w:t>
            </w:r>
            <w:proofErr w:type="spellEnd"/>
            <w:r w:rsidR="4A2FF773" w:rsidRPr="51AED37E">
              <w:rPr>
                <w:rFonts w:ascii="Consolas" w:eastAsia="Calibri" w:hAnsi="Consolas" w:cs="Calibri"/>
                <w:b/>
                <w:bCs/>
                <w:color w:val="000000" w:themeColor="text1"/>
                <w:sz w:val="20"/>
                <w:szCs w:val="20"/>
              </w:rPr>
              <w:t xml:space="preserve"> {config-json-path</w:t>
            </w:r>
            <w:r w:rsidR="4A2FF773" w:rsidRPr="51AED37E">
              <w:rPr>
                <w:rFonts w:ascii="Consolas" w:eastAsia="Calibri" w:hAnsi="Consolas" w:cs="Calibri"/>
                <w:color w:val="000000" w:themeColor="text1"/>
                <w:sz w:val="20"/>
                <w:szCs w:val="20"/>
              </w:rPr>
              <w:t>}</w:t>
            </w:r>
          </w:p>
        </w:tc>
        <w:tc>
          <w:tcPr>
            <w:tcW w:w="4675" w:type="dxa"/>
          </w:tcPr>
          <w:p w14:paraId="507F5A8E" w14:textId="630DF996" w:rsidR="00C045A6" w:rsidRDefault="009E3B65" w:rsidP="00C045A6">
            <w:r>
              <w:t xml:space="preserve">Add execution permission for the script and run </w:t>
            </w:r>
            <w:r w:rsidR="332FB16C">
              <w:t>the commands below.</w:t>
            </w:r>
          </w:p>
          <w:p w14:paraId="40C1D094" w14:textId="0B37FB8B" w:rsidR="00C045A6" w:rsidRPr="00B558E7" w:rsidRDefault="00B558E7" w:rsidP="00B558E7">
            <w:pPr>
              <w:spacing w:after="160" w:line="259" w:lineRule="auto"/>
              <w:rPr>
                <w:rFonts w:ascii="Consolas" w:eastAsia="Calibri" w:hAnsi="Consolas" w:cs="Calibri"/>
                <w:b/>
                <w:bCs/>
                <w:color w:val="000000" w:themeColor="text1"/>
                <w:sz w:val="20"/>
                <w:szCs w:val="20"/>
              </w:rPr>
            </w:pPr>
            <w:r>
              <w:rPr>
                <w:rFonts w:ascii="Consolas" w:eastAsia="Calibri" w:hAnsi="Consolas" w:cs="Calibri"/>
                <w:b/>
                <w:bCs/>
                <w:color w:val="000000" w:themeColor="text1"/>
                <w:sz w:val="18"/>
                <w:szCs w:val="18"/>
              </w:rPr>
              <w:br/>
            </w:r>
            <w:r w:rsidRPr="00C045A6">
              <w:rPr>
                <w:rFonts w:ascii="Consolas" w:eastAsia="Calibri" w:hAnsi="Consolas" w:cs="Calibri"/>
                <w:b/>
                <w:bCs/>
                <w:color w:val="000000" w:themeColor="text1"/>
                <w:sz w:val="20"/>
                <w:szCs w:val="20"/>
              </w:rPr>
              <w:t xml:space="preserve">$ </w:t>
            </w:r>
            <w:proofErr w:type="spellStart"/>
            <w:r>
              <w:rPr>
                <w:rFonts w:ascii="Consolas" w:eastAsia="Calibri" w:hAnsi="Consolas" w:cs="Calibri"/>
                <w:b/>
                <w:bCs/>
                <w:color w:val="000000" w:themeColor="text1"/>
                <w:sz w:val="20"/>
                <w:szCs w:val="20"/>
              </w:rPr>
              <w:t>chmod</w:t>
            </w:r>
            <w:proofErr w:type="spellEnd"/>
            <w:r>
              <w:rPr>
                <w:rFonts w:ascii="Consolas" w:eastAsia="Calibri" w:hAnsi="Consolas" w:cs="Calibri"/>
                <w:b/>
                <w:bCs/>
                <w:color w:val="000000" w:themeColor="text1"/>
                <w:sz w:val="20"/>
                <w:szCs w:val="20"/>
              </w:rPr>
              <w:t xml:space="preserve"> +x</w:t>
            </w:r>
            <w:r w:rsidRPr="00C045A6">
              <w:rPr>
                <w:rFonts w:ascii="Consolas" w:eastAsia="Calibri" w:hAnsi="Consolas" w:cs="Calibri"/>
                <w:b/>
                <w:bCs/>
                <w:color w:val="000000" w:themeColor="text1"/>
                <w:sz w:val="20"/>
                <w:szCs w:val="20"/>
              </w:rPr>
              <w:t xml:space="preserve"> run.sh </w:t>
            </w:r>
          </w:p>
          <w:p w14:paraId="666B932F" w14:textId="77777777" w:rsidR="00C045A6" w:rsidRPr="00C045A6" w:rsidRDefault="00C045A6" w:rsidP="00C045A6">
            <w:pPr>
              <w:spacing w:after="160" w:line="259" w:lineRule="auto"/>
              <w:rPr>
                <w:rFonts w:ascii="Consolas" w:eastAsia="Calibri" w:hAnsi="Consolas" w:cs="Calibri"/>
                <w:b/>
                <w:bCs/>
                <w:color w:val="000000" w:themeColor="text1"/>
                <w:sz w:val="20"/>
                <w:szCs w:val="20"/>
              </w:rPr>
            </w:pPr>
            <w:r w:rsidRPr="00C045A6">
              <w:rPr>
                <w:rFonts w:ascii="Consolas" w:eastAsia="Calibri" w:hAnsi="Consolas" w:cs="Calibri"/>
                <w:b/>
                <w:bCs/>
                <w:color w:val="000000" w:themeColor="text1"/>
                <w:sz w:val="20"/>
                <w:szCs w:val="20"/>
              </w:rPr>
              <w:t xml:space="preserve">$ </w:t>
            </w:r>
            <w:proofErr w:type="spellStart"/>
            <w:r w:rsidRPr="00C045A6">
              <w:rPr>
                <w:rFonts w:ascii="Consolas" w:eastAsia="Calibri" w:hAnsi="Consolas" w:cs="Calibri"/>
                <w:b/>
                <w:bCs/>
                <w:color w:val="000000" w:themeColor="text1"/>
                <w:sz w:val="20"/>
                <w:szCs w:val="20"/>
              </w:rPr>
              <w:t>sudo</w:t>
            </w:r>
            <w:proofErr w:type="spellEnd"/>
            <w:r w:rsidRPr="00C045A6">
              <w:rPr>
                <w:rFonts w:ascii="Consolas" w:eastAsia="Calibri" w:hAnsi="Consolas" w:cs="Calibri"/>
                <w:b/>
                <w:bCs/>
                <w:color w:val="000000" w:themeColor="text1"/>
                <w:sz w:val="20"/>
                <w:szCs w:val="20"/>
              </w:rPr>
              <w:t xml:space="preserve"> bash run.sh onboard {config-json-path}</w:t>
            </w:r>
          </w:p>
          <w:p w14:paraId="47FA4E9C" w14:textId="77777777" w:rsidR="00C045A6" w:rsidRDefault="00C045A6" w:rsidP="00C045A6">
            <w:pPr>
              <w:rPr>
                <w:rFonts w:ascii="Courier New" w:hAnsi="Courier New" w:cs="Courier New"/>
              </w:rPr>
            </w:pPr>
          </w:p>
          <w:p w14:paraId="68DA5B15" w14:textId="51BCCF3E" w:rsidR="009253F4" w:rsidRDefault="009253F4" w:rsidP="168CE43B">
            <w:pPr>
              <w:rPr>
                <w:rFonts w:ascii="Courier New" w:hAnsi="Courier New" w:cs="Courier New"/>
              </w:rPr>
            </w:pPr>
          </w:p>
        </w:tc>
      </w:tr>
    </w:tbl>
    <w:p w14:paraId="2D949957" w14:textId="77777777" w:rsidR="007538C9" w:rsidRDefault="007538C9" w:rsidP="007538C9"/>
    <w:p w14:paraId="5EA84B3F" w14:textId="4D2FF8DB" w:rsidR="00FD5E9C" w:rsidRDefault="00FD5E9C" w:rsidP="003C7026">
      <w:pPr>
        <w:pStyle w:val="ListParagraph"/>
      </w:pPr>
    </w:p>
    <w:p w14:paraId="446AC845" w14:textId="7CCC05C0" w:rsidR="00CC4268" w:rsidRDefault="00D411EA" w:rsidP="00CC4268">
      <w:pPr>
        <w:pStyle w:val="ListParagraph"/>
        <w:numPr>
          <w:ilvl w:val="0"/>
          <w:numId w:val="28"/>
        </w:numPr>
      </w:pPr>
      <w:r>
        <w:t>You will now see some additional (new) Azure Resources being created in your Resource Group</w:t>
      </w:r>
      <w:r w:rsidR="00295A53">
        <w:t>.</w:t>
      </w:r>
    </w:p>
    <w:p w14:paraId="60F1CF74" w14:textId="51F83A21" w:rsidR="00EC0E15" w:rsidRDefault="00EC0E15" w:rsidP="00EC0E15">
      <w:pPr>
        <w:pStyle w:val="ListParagraph"/>
        <w:numPr>
          <w:ilvl w:val="1"/>
          <w:numId w:val="28"/>
        </w:numPr>
      </w:pPr>
      <w:r>
        <w:t>Resource bridge</w:t>
      </w:r>
    </w:p>
    <w:p w14:paraId="3100C6A7" w14:textId="7AFE3A2F" w:rsidR="00EC0E15" w:rsidRDefault="00EC0E15" w:rsidP="00EC0E15">
      <w:pPr>
        <w:pStyle w:val="ListParagraph"/>
        <w:numPr>
          <w:ilvl w:val="1"/>
          <w:numId w:val="28"/>
        </w:numPr>
      </w:pPr>
      <w:r>
        <w:t>Custom</w:t>
      </w:r>
      <w:r w:rsidR="142A9FA2">
        <w:t xml:space="preserve"> </w:t>
      </w:r>
      <w:r>
        <w:t>location</w:t>
      </w:r>
    </w:p>
    <w:p w14:paraId="3ADAF834" w14:textId="21756DC4" w:rsidR="00EC0E15" w:rsidRDefault="00EC0E15" w:rsidP="00EC0E15">
      <w:pPr>
        <w:pStyle w:val="ListParagraph"/>
        <w:numPr>
          <w:ilvl w:val="1"/>
          <w:numId w:val="28"/>
        </w:numPr>
      </w:pPr>
      <w:r>
        <w:t>VMware vCenter</w:t>
      </w:r>
    </w:p>
    <w:p w14:paraId="12FC8247" w14:textId="76C30B48" w:rsidR="00E43330" w:rsidRDefault="691BCA80" w:rsidP="00295A53">
      <w:pPr>
        <w:ind w:left="720"/>
      </w:pPr>
      <w:r>
        <w:t xml:space="preserve">Please ensure that </w:t>
      </w:r>
      <w:r w:rsidR="36C574E6">
        <w:t>you</w:t>
      </w:r>
      <w:r w:rsidR="39B2296E">
        <w:t xml:space="preserve"> are </w:t>
      </w:r>
      <w:r w:rsidR="46BE4747">
        <w:t>us</w:t>
      </w:r>
      <w:r w:rsidR="6D331F52">
        <w:t>ing</w:t>
      </w:r>
      <w:r w:rsidR="46BE4747">
        <w:t xml:space="preserve"> the same Resource Group as where </w:t>
      </w:r>
      <w:proofErr w:type="gramStart"/>
      <w:r w:rsidR="46BE4747">
        <w:t xml:space="preserve">the  </w:t>
      </w:r>
      <w:r w:rsidR="0EDF4DC3">
        <w:t>Azure</w:t>
      </w:r>
      <w:proofErr w:type="gramEnd"/>
      <w:r w:rsidR="0EDF4DC3">
        <w:t xml:space="preserve"> VMware Solution </w:t>
      </w:r>
      <w:r w:rsidR="46BE4747">
        <w:t xml:space="preserve">private cloud has been created. That is why you also see </w:t>
      </w:r>
      <w:proofErr w:type="gramStart"/>
      <w:r w:rsidR="46BE4747">
        <w:t xml:space="preserve">the  </w:t>
      </w:r>
      <w:r w:rsidR="14F9E784">
        <w:t>Azure</w:t>
      </w:r>
      <w:proofErr w:type="gramEnd"/>
      <w:r w:rsidR="14F9E784">
        <w:t xml:space="preserve"> VMware Solution </w:t>
      </w:r>
      <w:r w:rsidR="46BE4747">
        <w:t>Private Cloud ‘type’.</w:t>
      </w:r>
    </w:p>
    <w:p w14:paraId="63A860A9" w14:textId="16D50442" w:rsidR="370F1D64" w:rsidRDefault="370F1D64" w:rsidP="370F1D64">
      <w:pPr>
        <w:pStyle w:val="ListParagraph"/>
        <w:ind w:firstLine="720"/>
      </w:pPr>
    </w:p>
    <w:p w14:paraId="4FC72B3E" w14:textId="7A1A91FC" w:rsidR="00D411EA" w:rsidRDefault="00D411EA" w:rsidP="00EC0E15">
      <w:pPr>
        <w:pStyle w:val="ListParagraph"/>
        <w:ind w:firstLine="720"/>
      </w:pPr>
    </w:p>
    <w:p w14:paraId="5668B8EF" w14:textId="6B987D4B" w:rsidR="004E7F1D" w:rsidRDefault="1049D3FA" w:rsidP="00EC0E15">
      <w:pPr>
        <w:pStyle w:val="ListParagraph"/>
        <w:ind w:firstLine="720"/>
      </w:pPr>
      <w:r>
        <w:rPr>
          <w:noProof/>
        </w:rPr>
        <w:drawing>
          <wp:inline distT="0" distB="0" distL="0" distR="0" wp14:anchorId="540B96DD" wp14:editId="50BA0C77">
            <wp:extent cx="3924329" cy="1666887"/>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924329" cy="1666887"/>
                    </a:xfrm>
                    <a:prstGeom prst="rect">
                      <a:avLst/>
                    </a:prstGeom>
                  </pic:spPr>
                </pic:pic>
              </a:graphicData>
            </a:graphic>
          </wp:inline>
        </w:drawing>
      </w:r>
    </w:p>
    <w:p w14:paraId="380FBA30" w14:textId="261BCFD9" w:rsidR="060C5CC0" w:rsidRDefault="060C5CC0" w:rsidP="060C5CC0">
      <w:pPr>
        <w:pStyle w:val="ListParagraph"/>
      </w:pPr>
    </w:p>
    <w:p w14:paraId="469928AE" w14:textId="32FD3635" w:rsidR="060C5CC0" w:rsidRDefault="1DFAD85D" w:rsidP="459E36C3">
      <w:pPr>
        <w:pStyle w:val="Heading2"/>
      </w:pPr>
      <w:r>
        <w:t>Overview</w:t>
      </w:r>
      <w:r w:rsidR="50993863">
        <w:t xml:space="preserve"> of the </w:t>
      </w:r>
      <w:r>
        <w:t>Onboarding</w:t>
      </w:r>
      <w:r w:rsidR="7B25956B">
        <w:t>/</w:t>
      </w:r>
      <w:r w:rsidR="7B25956B" w:rsidRPr="77814117">
        <w:rPr>
          <w:strike/>
        </w:rPr>
        <w:t>De-</w:t>
      </w:r>
      <w:r w:rsidR="56C2C878">
        <w:t>Off</w:t>
      </w:r>
      <w:r w:rsidR="5DDAADB1">
        <w:t xml:space="preserve"> </w:t>
      </w:r>
      <w:r w:rsidR="7B25956B">
        <w:t xml:space="preserve">boarding </w:t>
      </w:r>
      <w:r>
        <w:t>process</w:t>
      </w:r>
    </w:p>
    <w:p w14:paraId="30080D03" w14:textId="37328FA1" w:rsidR="060C5CC0" w:rsidRDefault="0E33E8EB" w:rsidP="459E36C3">
      <w:r>
        <w:t>While invoking the script, you will be required to define one of the following ‘Operations’.</w:t>
      </w:r>
    </w:p>
    <w:p w14:paraId="1A627186" w14:textId="524052FB" w:rsidR="060C5CC0" w:rsidRDefault="0E33E8EB" w:rsidP="459E36C3">
      <w:pPr>
        <w:spacing w:after="0" w:line="240" w:lineRule="auto"/>
      </w:pPr>
      <w:r w:rsidRPr="459E36C3">
        <w:rPr>
          <w:b/>
          <w:bCs/>
        </w:rPr>
        <w:t>Onboard</w:t>
      </w:r>
      <w:r>
        <w:t xml:space="preserve"> – does the following:</w:t>
      </w:r>
    </w:p>
    <w:p w14:paraId="7D245B05" w14:textId="61098348" w:rsidR="060C5CC0" w:rsidRDefault="0E33E8EB" w:rsidP="459E36C3">
      <w:pPr>
        <w:pStyle w:val="ListParagraph"/>
        <w:numPr>
          <w:ilvl w:val="0"/>
          <w:numId w:val="25"/>
        </w:numPr>
        <w:spacing w:after="0" w:line="240" w:lineRule="auto"/>
      </w:pPr>
      <w:r>
        <w:t xml:space="preserve">Download and install </w:t>
      </w:r>
      <w:proofErr w:type="gramStart"/>
      <w:r>
        <w:t>required</w:t>
      </w:r>
      <w:proofErr w:type="gramEnd"/>
      <w:r>
        <w:t xml:space="preserve"> tools to be able to execute preview software from jump box (</w:t>
      </w:r>
      <w:proofErr w:type="spellStart"/>
      <w:r>
        <w:t>az</w:t>
      </w:r>
      <w:proofErr w:type="spellEnd"/>
      <w:r>
        <w:t xml:space="preserve"> cli tools, python etc.), if not present already.</w:t>
      </w:r>
    </w:p>
    <w:p w14:paraId="4031320A" w14:textId="4813D50B" w:rsidR="060C5CC0" w:rsidRDefault="0E33E8EB" w:rsidP="459E36C3">
      <w:pPr>
        <w:pStyle w:val="ListParagraph"/>
        <w:numPr>
          <w:ilvl w:val="0"/>
          <w:numId w:val="25"/>
        </w:numPr>
        <w:spacing w:after="0" w:line="240" w:lineRule="auto"/>
      </w:pPr>
      <w:r>
        <w:t xml:space="preserve">Create </w:t>
      </w:r>
      <w:r w:rsidRPr="459E36C3">
        <w:rPr>
          <w:strike/>
        </w:rPr>
        <w:t>AVS</w:t>
      </w:r>
      <w:r>
        <w:t xml:space="preserve"> Azure VMware Solution segment as per details if not present already. Create DNS server and zones if not present already. Fetch vCenter credentials.</w:t>
      </w:r>
    </w:p>
    <w:p w14:paraId="6827F88C" w14:textId="45C2E19B" w:rsidR="060C5CC0" w:rsidRDefault="0E33E8EB" w:rsidP="459E36C3">
      <w:pPr>
        <w:pStyle w:val="ListParagraph"/>
        <w:numPr>
          <w:ilvl w:val="0"/>
          <w:numId w:val="25"/>
        </w:numPr>
        <w:spacing w:after="0" w:line="240" w:lineRule="auto"/>
      </w:pPr>
      <w:r>
        <w:t>Create template for Arc Appliance and take snapshot from template created.</w:t>
      </w:r>
    </w:p>
    <w:p w14:paraId="22D60FC0" w14:textId="4C055F36" w:rsidR="060C5CC0" w:rsidRDefault="0E33E8EB" w:rsidP="459E36C3">
      <w:pPr>
        <w:pStyle w:val="ListParagraph"/>
        <w:numPr>
          <w:ilvl w:val="0"/>
          <w:numId w:val="25"/>
        </w:numPr>
        <w:spacing w:after="0" w:line="240" w:lineRule="auto"/>
        <w:rPr>
          <w:rFonts w:eastAsiaTheme="minorEastAsia"/>
        </w:rPr>
      </w:pPr>
      <w:r>
        <w:t xml:space="preserve">Deploy the Arc for </w:t>
      </w:r>
      <w:r w:rsidRPr="459E36C3">
        <w:rPr>
          <w:strike/>
        </w:rPr>
        <w:t>AVS</w:t>
      </w:r>
      <w:r>
        <w:t xml:space="preserve"> Azure VMware Solution appliance VM.</w:t>
      </w:r>
    </w:p>
    <w:p w14:paraId="18B16975" w14:textId="02EED6EA" w:rsidR="060C5CC0" w:rsidRDefault="0E33E8EB" w:rsidP="459E36C3">
      <w:pPr>
        <w:pStyle w:val="ListParagraph"/>
        <w:numPr>
          <w:ilvl w:val="0"/>
          <w:numId w:val="23"/>
        </w:numPr>
        <w:spacing w:after="0" w:line="240" w:lineRule="auto"/>
      </w:pPr>
      <w:r>
        <w:t>Create an ARM resource for the appliance.</w:t>
      </w:r>
    </w:p>
    <w:p w14:paraId="3A2266CD" w14:textId="3FD439E9" w:rsidR="060C5CC0" w:rsidRDefault="0E33E8EB" w:rsidP="459E36C3">
      <w:pPr>
        <w:pStyle w:val="ListParagraph"/>
        <w:numPr>
          <w:ilvl w:val="0"/>
          <w:numId w:val="23"/>
        </w:numPr>
        <w:spacing w:after="0" w:line="240" w:lineRule="auto"/>
      </w:pPr>
      <w:r>
        <w:t>Create a Kubernetes extension resource for azure VMware.</w:t>
      </w:r>
    </w:p>
    <w:p w14:paraId="23AE668C" w14:textId="77777777" w:rsidR="060C5CC0" w:rsidRDefault="0E33E8EB" w:rsidP="459E36C3">
      <w:pPr>
        <w:pStyle w:val="ListParagraph"/>
        <w:numPr>
          <w:ilvl w:val="0"/>
          <w:numId w:val="25"/>
        </w:numPr>
      </w:pPr>
      <w:r>
        <w:t xml:space="preserve">Create a custom location. </w:t>
      </w:r>
    </w:p>
    <w:p w14:paraId="5C4FE145" w14:textId="069F8610" w:rsidR="060C5CC0" w:rsidRDefault="0E33E8EB" w:rsidP="459E36C3">
      <w:pPr>
        <w:pStyle w:val="ListParagraph"/>
        <w:numPr>
          <w:ilvl w:val="0"/>
          <w:numId w:val="25"/>
        </w:numPr>
        <w:spacing w:after="0" w:line="240" w:lineRule="auto"/>
      </w:pPr>
      <w:r>
        <w:lastRenderedPageBreak/>
        <w:t>Create an Azure representation of the vCenter.</w:t>
      </w:r>
    </w:p>
    <w:p w14:paraId="5FD24E81" w14:textId="3961136B" w:rsidR="060C5CC0" w:rsidRDefault="0E33E8EB" w:rsidP="459E36C3">
      <w:pPr>
        <w:pStyle w:val="ListParagraph"/>
        <w:numPr>
          <w:ilvl w:val="0"/>
          <w:numId w:val="25"/>
        </w:numPr>
        <w:spacing w:after="0" w:line="240" w:lineRule="auto"/>
        <w:rPr>
          <w:rFonts w:eastAsiaTheme="minorEastAsia"/>
        </w:rPr>
      </w:pPr>
      <w:r>
        <w:t xml:space="preserve">Link the vCenter resource to the </w:t>
      </w:r>
      <w:r w:rsidRPr="459E36C3">
        <w:rPr>
          <w:strike/>
        </w:rPr>
        <w:t>AVS</w:t>
      </w:r>
      <w:r>
        <w:t xml:space="preserve"> Azure VMware Solution Private Cloud resource.</w:t>
      </w:r>
    </w:p>
    <w:p w14:paraId="55839BE6" w14:textId="3ECDB025" w:rsidR="060C5CC0" w:rsidRDefault="060C5CC0" w:rsidP="459E36C3">
      <w:pPr>
        <w:spacing w:after="0" w:line="240" w:lineRule="auto"/>
      </w:pPr>
    </w:p>
    <w:p w14:paraId="11009E76" w14:textId="5A0959F0" w:rsidR="060C5CC0" w:rsidRDefault="0E33E8EB" w:rsidP="459E36C3">
      <w:pPr>
        <w:spacing w:after="0" w:line="240" w:lineRule="auto"/>
      </w:pPr>
      <w:r w:rsidRPr="0785A8FE">
        <w:rPr>
          <w:b/>
          <w:bCs/>
          <w:strike/>
        </w:rPr>
        <w:t>Deboard</w:t>
      </w:r>
      <w:r>
        <w:t xml:space="preserve"> </w:t>
      </w:r>
      <w:r w:rsidRPr="0785A8FE">
        <w:rPr>
          <w:b/>
          <w:bCs/>
        </w:rPr>
        <w:t>Off</w:t>
      </w:r>
      <w:r w:rsidR="3E9A0B51" w:rsidRPr="0785A8FE">
        <w:rPr>
          <w:b/>
          <w:bCs/>
        </w:rPr>
        <w:t xml:space="preserve"> </w:t>
      </w:r>
      <w:r w:rsidRPr="0785A8FE">
        <w:rPr>
          <w:b/>
          <w:bCs/>
        </w:rPr>
        <w:t>board</w:t>
      </w:r>
      <w:r>
        <w:t xml:space="preserve"> – does the following:</w:t>
      </w:r>
    </w:p>
    <w:p w14:paraId="1464EAE9" w14:textId="778A5833" w:rsidR="060C5CC0" w:rsidRDefault="0E33E8EB" w:rsidP="459E36C3">
      <w:pPr>
        <w:pStyle w:val="ListParagraph"/>
        <w:numPr>
          <w:ilvl w:val="0"/>
          <w:numId w:val="27"/>
        </w:numPr>
        <w:spacing w:after="0" w:line="240" w:lineRule="auto"/>
      </w:pPr>
      <w:r>
        <w:t xml:space="preserve">Download and install </w:t>
      </w:r>
      <w:proofErr w:type="gramStart"/>
      <w:r>
        <w:t>required</w:t>
      </w:r>
      <w:proofErr w:type="gramEnd"/>
      <w:r>
        <w:t xml:space="preserve"> tools to be able to execute preview software from jump box (</w:t>
      </w:r>
      <w:proofErr w:type="spellStart"/>
      <w:r>
        <w:t>az</w:t>
      </w:r>
      <w:proofErr w:type="spellEnd"/>
      <w:r>
        <w:t xml:space="preserve"> cli tools, python etc.), if not present already.</w:t>
      </w:r>
    </w:p>
    <w:p w14:paraId="6C6CCC49" w14:textId="173C471F" w:rsidR="060C5CC0" w:rsidRDefault="0E33E8EB" w:rsidP="459E36C3">
      <w:pPr>
        <w:pStyle w:val="ListParagraph"/>
        <w:numPr>
          <w:ilvl w:val="0"/>
          <w:numId w:val="27"/>
        </w:numPr>
        <w:spacing w:after="0" w:line="240" w:lineRule="auto"/>
      </w:pPr>
      <w:r>
        <w:t>De-link the vCenter resource from the AVS Private cloud resource.</w:t>
      </w:r>
    </w:p>
    <w:p w14:paraId="4006DD53" w14:textId="5A0077B7" w:rsidR="060C5CC0" w:rsidRDefault="0E33E8EB" w:rsidP="459E36C3">
      <w:pPr>
        <w:pStyle w:val="ListParagraph"/>
        <w:numPr>
          <w:ilvl w:val="0"/>
          <w:numId w:val="27"/>
        </w:numPr>
        <w:spacing w:after="0" w:line="240" w:lineRule="auto"/>
      </w:pPr>
      <w:r>
        <w:t>Delete the azure representation of the vCenter.</w:t>
      </w:r>
    </w:p>
    <w:p w14:paraId="1E1483C5" w14:textId="6F1C5E5F" w:rsidR="060C5CC0" w:rsidRDefault="0E33E8EB" w:rsidP="459E36C3">
      <w:pPr>
        <w:pStyle w:val="ListParagraph"/>
        <w:numPr>
          <w:ilvl w:val="0"/>
          <w:numId w:val="27"/>
        </w:numPr>
        <w:spacing w:after="0" w:line="240" w:lineRule="auto"/>
      </w:pPr>
      <w:r>
        <w:t>Delete the Custom Location resource, the Kubernetes extension for Azure VMware operator, the Appliance</w:t>
      </w:r>
    </w:p>
    <w:p w14:paraId="5AC9A881" w14:textId="5E52645A" w:rsidR="3C76CAF6" w:rsidRDefault="5FF71746" w:rsidP="77814117">
      <w:pPr>
        <w:pStyle w:val="ListParagraph"/>
        <w:numPr>
          <w:ilvl w:val="0"/>
          <w:numId w:val="27"/>
        </w:numPr>
        <w:spacing w:after="0" w:line="240" w:lineRule="auto"/>
        <w:rPr>
          <w:rFonts w:eastAsiaTheme="minorEastAsia"/>
        </w:rPr>
      </w:pPr>
      <w:r>
        <w:t>Delete the appliance VM.</w:t>
      </w:r>
    </w:p>
    <w:p w14:paraId="5394188C" w14:textId="13DA6A72" w:rsidR="459E36C3" w:rsidRDefault="459E36C3" w:rsidP="459E36C3">
      <w:pPr>
        <w:spacing w:after="0" w:line="240" w:lineRule="auto"/>
      </w:pPr>
    </w:p>
    <w:p w14:paraId="6AA7E90D" w14:textId="3A9A4DB7" w:rsidR="4613EC3B" w:rsidRDefault="56C0DE94" w:rsidP="0CAACF81">
      <w:pPr>
        <w:pStyle w:val="Heading1"/>
        <w:rPr>
          <w:rFonts w:ascii="Calibri Light" w:eastAsia="Yu Gothic Light" w:hAnsi="Calibri Light" w:cs="Times New Roman"/>
        </w:rPr>
      </w:pPr>
      <w:r>
        <w:t>Discover and project you VMware infrastructure resources to Azure</w:t>
      </w:r>
    </w:p>
    <w:p w14:paraId="18C1F9A1" w14:textId="4DF7F81A" w:rsidR="4613EC3B" w:rsidRDefault="043B98C4" w:rsidP="0CAACF81">
      <w:pPr>
        <w:rPr>
          <w:rFonts w:asciiTheme="majorHAnsi" w:eastAsiaTheme="majorEastAsia" w:hAnsiTheme="majorHAnsi" w:cstheme="majorBidi"/>
          <w:color w:val="2F5496" w:themeColor="accent1" w:themeShade="BF"/>
          <w:sz w:val="32"/>
          <w:szCs w:val="32"/>
        </w:rPr>
      </w:pPr>
      <w:r>
        <w:t>(</w:t>
      </w:r>
      <w:r w:rsidR="686C439D">
        <w:t xml:space="preserve">Discovery &amp; Projection from AVS Private Cloud </w:t>
      </w:r>
      <w:r w:rsidR="686C439D" w:rsidRPr="2FF50F0F">
        <w:rPr>
          <w:highlight w:val="yellow"/>
        </w:rPr>
        <w:t>Blade</w:t>
      </w:r>
      <w:r w:rsidR="6AE86E03">
        <w:t xml:space="preserve"> - section)</w:t>
      </w:r>
    </w:p>
    <w:p w14:paraId="4F0F6FCC" w14:textId="052DB9C5" w:rsidR="4613EC3B" w:rsidRDefault="3B2DC24C" w:rsidP="2D66C2DB">
      <w:pPr>
        <w:pStyle w:val="ListParagraph"/>
        <w:numPr>
          <w:ilvl w:val="0"/>
          <w:numId w:val="13"/>
        </w:numPr>
        <w:rPr>
          <w:rFonts w:eastAsiaTheme="minorEastAsia"/>
          <w:color w:val="000000" w:themeColor="text1"/>
          <w:sz w:val="24"/>
          <w:szCs w:val="24"/>
        </w:rPr>
      </w:pPr>
      <w:r w:rsidRPr="2D66C2DB">
        <w:rPr>
          <w:rFonts w:ascii="Calibri" w:eastAsia="Calibri" w:hAnsi="Calibri" w:cs="Calibri"/>
          <w:color w:val="000000" w:themeColor="text1"/>
          <w:sz w:val="24"/>
          <w:szCs w:val="24"/>
        </w:rPr>
        <w:t xml:space="preserve">Once Arc appliance is </w:t>
      </w:r>
      <w:r w:rsidR="380B8A46" w:rsidRPr="2D66C2DB">
        <w:rPr>
          <w:rFonts w:ascii="Calibri" w:eastAsia="Calibri" w:hAnsi="Calibri" w:cs="Calibri"/>
          <w:color w:val="000000" w:themeColor="text1"/>
          <w:sz w:val="24"/>
          <w:szCs w:val="24"/>
        </w:rPr>
        <w:t>successfully</w:t>
      </w:r>
      <w:r w:rsidRPr="2D66C2DB">
        <w:rPr>
          <w:rFonts w:ascii="Calibri" w:eastAsia="Calibri" w:hAnsi="Calibri" w:cs="Calibri"/>
          <w:color w:val="000000" w:themeColor="text1"/>
          <w:sz w:val="24"/>
          <w:szCs w:val="24"/>
        </w:rPr>
        <w:t xml:space="preserve"> deployed on customer’s Private cloud, customers can view the status from within Private cloud </w:t>
      </w:r>
      <w:r w:rsidRPr="2FF50F0F">
        <w:rPr>
          <w:rFonts w:ascii="Calibri" w:eastAsia="Calibri" w:hAnsi="Calibri" w:cs="Calibri"/>
          <w:color w:val="000000" w:themeColor="text1"/>
          <w:sz w:val="24"/>
          <w:szCs w:val="24"/>
          <w:highlight w:val="yellow"/>
        </w:rPr>
        <w:t>blade</w:t>
      </w:r>
      <w:r w:rsidRPr="2D66C2DB">
        <w:rPr>
          <w:rFonts w:ascii="Calibri" w:eastAsia="Calibri" w:hAnsi="Calibri" w:cs="Calibri"/>
          <w:color w:val="000000" w:themeColor="text1"/>
          <w:sz w:val="24"/>
          <w:szCs w:val="24"/>
        </w:rPr>
        <w:t xml:space="preserve"> under </w:t>
      </w:r>
      <w:r w:rsidRPr="2D66C2DB">
        <w:rPr>
          <w:rFonts w:ascii="Calibri" w:eastAsia="Calibri" w:hAnsi="Calibri" w:cs="Calibri"/>
          <w:b/>
          <w:bCs/>
          <w:color w:val="000000" w:themeColor="text1"/>
          <w:sz w:val="24"/>
          <w:szCs w:val="24"/>
        </w:rPr>
        <w:t>“Operations</w:t>
      </w:r>
      <w:r w:rsidR="42FF1834" w:rsidRPr="2D66C2DB">
        <w:rPr>
          <w:rFonts w:ascii="Calibri" w:eastAsia="Calibri" w:hAnsi="Calibri" w:cs="Calibri"/>
          <w:b/>
          <w:bCs/>
          <w:color w:val="000000" w:themeColor="text1"/>
          <w:sz w:val="24"/>
          <w:szCs w:val="24"/>
        </w:rPr>
        <w:t xml:space="preserve"> </w:t>
      </w:r>
      <w:r w:rsidRPr="2D66C2DB">
        <w:rPr>
          <w:rFonts w:ascii="Calibri" w:eastAsia="Calibri" w:hAnsi="Calibri" w:cs="Calibri"/>
          <w:b/>
          <w:bCs/>
          <w:color w:val="000000" w:themeColor="text1"/>
          <w:sz w:val="24"/>
          <w:szCs w:val="24"/>
        </w:rPr>
        <w:t>&gt;</w:t>
      </w:r>
      <w:r w:rsidR="704F22C0" w:rsidRPr="2D66C2DB">
        <w:rPr>
          <w:rFonts w:ascii="Calibri" w:eastAsia="Calibri" w:hAnsi="Calibri" w:cs="Calibri"/>
          <w:b/>
          <w:bCs/>
          <w:color w:val="000000" w:themeColor="text1"/>
          <w:sz w:val="24"/>
          <w:szCs w:val="24"/>
        </w:rPr>
        <w:t xml:space="preserve"> </w:t>
      </w:r>
      <w:r w:rsidRPr="2D66C2DB">
        <w:rPr>
          <w:rFonts w:ascii="Calibri" w:eastAsia="Calibri" w:hAnsi="Calibri" w:cs="Calibri"/>
          <w:b/>
          <w:bCs/>
          <w:color w:val="000000" w:themeColor="text1"/>
          <w:sz w:val="24"/>
          <w:szCs w:val="24"/>
        </w:rPr>
        <w:t>Arc”</w:t>
      </w:r>
    </w:p>
    <w:p w14:paraId="541F85EA" w14:textId="4DA7EEB6" w:rsidR="4613EC3B" w:rsidRDefault="5B6F5906" w:rsidP="611D993C">
      <w:pPr>
        <w:pStyle w:val="ListParagraph"/>
        <w:numPr>
          <w:ilvl w:val="0"/>
          <w:numId w:val="13"/>
        </w:numPr>
        <w:rPr>
          <w:rFonts w:eastAsiaTheme="minorEastAsia"/>
          <w:color w:val="000000" w:themeColor="text1"/>
          <w:sz w:val="24"/>
          <w:szCs w:val="24"/>
        </w:rPr>
      </w:pPr>
      <w:r w:rsidRPr="611D993C">
        <w:rPr>
          <w:rFonts w:ascii="Calibri" w:eastAsia="Calibri" w:hAnsi="Calibri" w:cs="Calibri"/>
          <w:color w:val="000000" w:themeColor="text1"/>
          <w:sz w:val="24"/>
          <w:szCs w:val="24"/>
        </w:rPr>
        <w:t xml:space="preserve">Customer can also view their VMware Infrastructure resources from the private cloud </w:t>
      </w:r>
      <w:r w:rsidRPr="611D993C">
        <w:rPr>
          <w:rFonts w:ascii="Calibri" w:eastAsia="Calibri" w:hAnsi="Calibri" w:cs="Calibri"/>
          <w:color w:val="000000" w:themeColor="text1"/>
          <w:sz w:val="24"/>
          <w:szCs w:val="24"/>
          <w:highlight w:val="yellow"/>
        </w:rPr>
        <w:t>blade</w:t>
      </w:r>
      <w:r w:rsidRPr="611D993C">
        <w:rPr>
          <w:rFonts w:ascii="Calibri" w:eastAsia="Calibri" w:hAnsi="Calibri" w:cs="Calibri"/>
          <w:color w:val="000000" w:themeColor="text1"/>
          <w:sz w:val="24"/>
          <w:szCs w:val="24"/>
        </w:rPr>
        <w:t xml:space="preserve"> under “</w:t>
      </w:r>
      <w:r w:rsidRPr="611D993C">
        <w:rPr>
          <w:rFonts w:ascii="Calibri" w:eastAsia="Calibri" w:hAnsi="Calibri" w:cs="Calibri"/>
          <w:b/>
          <w:bCs/>
          <w:color w:val="000000" w:themeColor="text1"/>
          <w:sz w:val="24"/>
          <w:szCs w:val="24"/>
        </w:rPr>
        <w:t>Private cloud</w:t>
      </w:r>
      <w:r w:rsidR="1F04C261" w:rsidRPr="611D993C">
        <w:rPr>
          <w:rFonts w:ascii="Calibri" w:eastAsia="Calibri" w:hAnsi="Calibri" w:cs="Calibri"/>
          <w:b/>
          <w:bCs/>
          <w:color w:val="000000" w:themeColor="text1"/>
          <w:sz w:val="24"/>
          <w:szCs w:val="24"/>
        </w:rPr>
        <w:t xml:space="preserve"> </w:t>
      </w:r>
      <w:r w:rsidR="421BD46D" w:rsidRPr="611D993C">
        <w:rPr>
          <w:rFonts w:ascii="Calibri" w:eastAsia="Calibri" w:hAnsi="Calibri" w:cs="Calibri"/>
          <w:color w:val="000000" w:themeColor="text1"/>
          <w:sz w:val="24"/>
          <w:szCs w:val="24"/>
        </w:rPr>
        <w:t>then select</w:t>
      </w:r>
      <w:r w:rsidR="61FAA063" w:rsidRPr="611D993C">
        <w:rPr>
          <w:rFonts w:ascii="Calibri" w:eastAsia="Calibri" w:hAnsi="Calibri" w:cs="Calibri"/>
          <w:b/>
          <w:bCs/>
          <w:color w:val="000000" w:themeColor="text1"/>
          <w:sz w:val="24"/>
          <w:szCs w:val="24"/>
        </w:rPr>
        <w:t xml:space="preserve"> </w:t>
      </w:r>
      <w:r w:rsidR="30D2A392" w:rsidRPr="611D993C">
        <w:rPr>
          <w:rFonts w:ascii="Calibri" w:eastAsia="Calibri" w:hAnsi="Calibri" w:cs="Calibri"/>
          <w:b/>
          <w:bCs/>
          <w:color w:val="000000" w:themeColor="text1"/>
          <w:sz w:val="24"/>
          <w:szCs w:val="24"/>
        </w:rPr>
        <w:t>“</w:t>
      </w:r>
      <w:r w:rsidRPr="611D993C">
        <w:rPr>
          <w:rFonts w:ascii="Calibri" w:eastAsia="Calibri" w:hAnsi="Calibri" w:cs="Calibri"/>
          <w:b/>
          <w:bCs/>
          <w:color w:val="000000" w:themeColor="text1"/>
          <w:sz w:val="24"/>
          <w:szCs w:val="24"/>
        </w:rPr>
        <w:t xml:space="preserve">vCenter </w:t>
      </w:r>
      <w:r w:rsidR="1421444C" w:rsidRPr="611D993C">
        <w:rPr>
          <w:rFonts w:ascii="Calibri" w:eastAsia="Calibri" w:hAnsi="Calibri" w:cs="Calibri"/>
          <w:b/>
          <w:bCs/>
          <w:color w:val="000000" w:themeColor="text1"/>
          <w:sz w:val="24"/>
          <w:szCs w:val="24"/>
        </w:rPr>
        <w:t>inventory</w:t>
      </w:r>
      <w:r w:rsidRPr="611D993C">
        <w:rPr>
          <w:rFonts w:ascii="Calibri" w:eastAsia="Calibri" w:hAnsi="Calibri" w:cs="Calibri"/>
          <w:b/>
          <w:bCs/>
          <w:color w:val="000000" w:themeColor="text1"/>
          <w:sz w:val="24"/>
          <w:szCs w:val="24"/>
        </w:rPr>
        <w:t>”.</w:t>
      </w:r>
    </w:p>
    <w:p w14:paraId="28802DA1" w14:textId="2011EE08" w:rsidR="4613EC3B" w:rsidRDefault="61D5EF6A" w:rsidP="611D993C">
      <w:pPr>
        <w:pStyle w:val="ListParagraph"/>
        <w:numPr>
          <w:ilvl w:val="0"/>
          <w:numId w:val="13"/>
        </w:numPr>
        <w:rPr>
          <w:rFonts w:eastAsiaTheme="minorEastAsia"/>
          <w:color w:val="000000" w:themeColor="text1"/>
          <w:sz w:val="24"/>
          <w:szCs w:val="24"/>
        </w:rPr>
      </w:pPr>
      <w:r w:rsidRPr="611D993C">
        <w:rPr>
          <w:rFonts w:ascii="Calibri" w:eastAsia="Calibri" w:hAnsi="Calibri" w:cs="Calibri"/>
          <w:color w:val="000000" w:themeColor="text1"/>
          <w:sz w:val="24"/>
          <w:szCs w:val="24"/>
        </w:rPr>
        <w:t xml:space="preserve">Customers can discover their VMware Infrastructure resources and then project them to Azure using the same browse experience. </w:t>
      </w:r>
      <w:r w:rsidRPr="611D993C">
        <w:rPr>
          <w:rFonts w:ascii="Calibri" w:eastAsia="Calibri" w:hAnsi="Calibri" w:cs="Calibri"/>
          <w:b/>
          <w:bCs/>
          <w:color w:val="000000" w:themeColor="text1"/>
          <w:sz w:val="24"/>
          <w:szCs w:val="24"/>
        </w:rPr>
        <w:t xml:space="preserve"> “Private cloud</w:t>
      </w:r>
      <w:r w:rsidR="4A009F63" w:rsidRPr="611D993C">
        <w:rPr>
          <w:rFonts w:ascii="Calibri" w:eastAsia="Calibri" w:hAnsi="Calibri" w:cs="Calibri"/>
          <w:b/>
          <w:bCs/>
          <w:color w:val="000000" w:themeColor="text1"/>
          <w:sz w:val="24"/>
          <w:szCs w:val="24"/>
        </w:rPr>
        <w:t xml:space="preserve"> </w:t>
      </w:r>
      <w:r w:rsidRPr="611D993C">
        <w:rPr>
          <w:rFonts w:ascii="Calibri" w:eastAsia="Calibri" w:hAnsi="Calibri" w:cs="Calibri"/>
          <w:b/>
          <w:bCs/>
          <w:color w:val="000000" w:themeColor="text1"/>
          <w:sz w:val="24"/>
          <w:szCs w:val="24"/>
        </w:rPr>
        <w:t>&gt;</w:t>
      </w:r>
      <w:r w:rsidR="68C83D53" w:rsidRPr="611D993C">
        <w:rPr>
          <w:rFonts w:ascii="Calibri" w:eastAsia="Calibri" w:hAnsi="Calibri" w:cs="Calibri"/>
          <w:b/>
          <w:bCs/>
          <w:color w:val="000000" w:themeColor="text1"/>
          <w:sz w:val="24"/>
          <w:szCs w:val="24"/>
        </w:rPr>
        <w:t xml:space="preserve"> </w:t>
      </w:r>
      <w:r w:rsidRPr="611D993C">
        <w:rPr>
          <w:rFonts w:ascii="Calibri" w:eastAsia="Calibri" w:hAnsi="Calibri" w:cs="Calibri"/>
          <w:b/>
          <w:bCs/>
          <w:color w:val="000000" w:themeColor="text1"/>
          <w:sz w:val="24"/>
          <w:szCs w:val="24"/>
        </w:rPr>
        <w:t xml:space="preserve">vCenter </w:t>
      </w:r>
      <w:r w:rsidR="7C52E577" w:rsidRPr="611D993C">
        <w:rPr>
          <w:rFonts w:ascii="Calibri" w:eastAsia="Calibri" w:hAnsi="Calibri" w:cs="Calibri"/>
          <w:b/>
          <w:bCs/>
          <w:color w:val="000000" w:themeColor="text1"/>
          <w:sz w:val="24"/>
          <w:szCs w:val="24"/>
        </w:rPr>
        <w:t>inventory</w:t>
      </w:r>
      <w:r w:rsidR="27D9AE40" w:rsidRPr="611D993C">
        <w:rPr>
          <w:rFonts w:ascii="Calibri" w:eastAsia="Calibri" w:hAnsi="Calibri" w:cs="Calibri"/>
          <w:b/>
          <w:bCs/>
          <w:color w:val="000000" w:themeColor="text1"/>
          <w:sz w:val="24"/>
          <w:szCs w:val="24"/>
        </w:rPr>
        <w:t xml:space="preserve"> </w:t>
      </w:r>
      <w:r w:rsidRPr="611D993C">
        <w:rPr>
          <w:rFonts w:ascii="Calibri" w:eastAsia="Calibri" w:hAnsi="Calibri" w:cs="Calibri"/>
          <w:b/>
          <w:bCs/>
          <w:color w:val="000000" w:themeColor="text1"/>
          <w:sz w:val="24"/>
          <w:szCs w:val="24"/>
        </w:rPr>
        <w:t>&gt;</w:t>
      </w:r>
      <w:r w:rsidR="20CD2E17" w:rsidRPr="611D993C">
        <w:rPr>
          <w:rFonts w:ascii="Calibri" w:eastAsia="Calibri" w:hAnsi="Calibri" w:cs="Calibri"/>
          <w:b/>
          <w:bCs/>
          <w:color w:val="000000" w:themeColor="text1"/>
          <w:sz w:val="24"/>
          <w:szCs w:val="24"/>
        </w:rPr>
        <w:t xml:space="preserve"> </w:t>
      </w:r>
      <w:r w:rsidRPr="611D993C">
        <w:rPr>
          <w:rFonts w:ascii="Calibri" w:eastAsia="Calibri" w:hAnsi="Calibri" w:cs="Calibri"/>
          <w:b/>
          <w:bCs/>
          <w:color w:val="000000" w:themeColor="text1"/>
          <w:sz w:val="24"/>
          <w:szCs w:val="24"/>
        </w:rPr>
        <w:t>Virtual Machines.”</w:t>
      </w:r>
    </w:p>
    <w:p w14:paraId="61C446AF" w14:textId="2725A9A6" w:rsidR="690D5CF2" w:rsidRDefault="690D5CF2" w:rsidP="54CD8370">
      <w:pPr>
        <w:pStyle w:val="ListParagraph"/>
        <w:numPr>
          <w:ilvl w:val="0"/>
          <w:numId w:val="13"/>
        </w:numPr>
        <w:rPr>
          <w:color w:val="000000" w:themeColor="text1"/>
          <w:sz w:val="24"/>
          <w:szCs w:val="24"/>
        </w:rPr>
      </w:pPr>
      <w:proofErr w:type="gramStart"/>
      <w:r w:rsidRPr="54CD8370">
        <w:rPr>
          <w:rFonts w:ascii="Calibri" w:eastAsia="Calibri" w:hAnsi="Calibri" w:cs="Calibri"/>
          <w:b/>
          <w:bCs/>
          <w:color w:val="000000" w:themeColor="text1"/>
          <w:sz w:val="24"/>
          <w:szCs w:val="24"/>
        </w:rPr>
        <w:t>Similar to</w:t>
      </w:r>
      <w:proofErr w:type="gramEnd"/>
      <w:r w:rsidRPr="54CD8370">
        <w:rPr>
          <w:rFonts w:ascii="Calibri" w:eastAsia="Calibri" w:hAnsi="Calibri" w:cs="Calibri"/>
          <w:b/>
          <w:bCs/>
          <w:color w:val="000000" w:themeColor="text1"/>
          <w:sz w:val="24"/>
          <w:szCs w:val="24"/>
        </w:rPr>
        <w:t xml:space="preserve"> VMs, customers can enable </w:t>
      </w:r>
      <w:r w:rsidR="0A8DA5C6" w:rsidRPr="370F1D64">
        <w:rPr>
          <w:rFonts w:ascii="Calibri" w:eastAsia="Calibri" w:hAnsi="Calibri" w:cs="Calibri"/>
          <w:b/>
          <w:bCs/>
          <w:color w:val="000000" w:themeColor="text1"/>
          <w:sz w:val="24"/>
          <w:szCs w:val="24"/>
        </w:rPr>
        <w:t>net</w:t>
      </w:r>
      <w:r w:rsidR="31A437AF" w:rsidRPr="370F1D64">
        <w:rPr>
          <w:rFonts w:ascii="Calibri" w:eastAsia="Calibri" w:hAnsi="Calibri" w:cs="Calibri"/>
          <w:b/>
          <w:bCs/>
          <w:color w:val="000000" w:themeColor="text1"/>
          <w:sz w:val="24"/>
          <w:szCs w:val="24"/>
        </w:rPr>
        <w:t>wo</w:t>
      </w:r>
      <w:r w:rsidR="0A8DA5C6" w:rsidRPr="370F1D64">
        <w:rPr>
          <w:rFonts w:ascii="Calibri" w:eastAsia="Calibri" w:hAnsi="Calibri" w:cs="Calibri"/>
          <w:b/>
          <w:bCs/>
          <w:color w:val="000000" w:themeColor="text1"/>
          <w:sz w:val="24"/>
          <w:szCs w:val="24"/>
        </w:rPr>
        <w:t>rks, template</w:t>
      </w:r>
      <w:r w:rsidR="6818C031" w:rsidRPr="370F1D64">
        <w:rPr>
          <w:rFonts w:ascii="Calibri" w:eastAsia="Calibri" w:hAnsi="Calibri" w:cs="Calibri"/>
          <w:b/>
          <w:bCs/>
          <w:color w:val="000000" w:themeColor="text1"/>
          <w:sz w:val="24"/>
          <w:szCs w:val="24"/>
        </w:rPr>
        <w:t>s</w:t>
      </w:r>
      <w:r w:rsidRPr="54CD8370">
        <w:rPr>
          <w:rFonts w:ascii="Calibri" w:eastAsia="Calibri" w:hAnsi="Calibri" w:cs="Calibri"/>
          <w:b/>
          <w:bCs/>
          <w:color w:val="000000" w:themeColor="text1"/>
          <w:sz w:val="24"/>
          <w:szCs w:val="24"/>
        </w:rPr>
        <w:t>, resource pools and data-stores in Azure.</w:t>
      </w:r>
    </w:p>
    <w:p w14:paraId="59E6B6C3" w14:textId="60C60A58" w:rsidR="4613EC3B" w:rsidRDefault="53B6BE24" w:rsidP="54CD8370">
      <w:pPr>
        <w:pStyle w:val="ListParagraph"/>
        <w:numPr>
          <w:ilvl w:val="0"/>
          <w:numId w:val="13"/>
        </w:numPr>
        <w:rPr>
          <w:rFonts w:eastAsiaTheme="minorEastAsia"/>
          <w:color w:val="000000" w:themeColor="text1"/>
          <w:sz w:val="24"/>
          <w:szCs w:val="24"/>
        </w:rPr>
      </w:pPr>
      <w:r w:rsidRPr="54CD8370">
        <w:rPr>
          <w:rFonts w:ascii="Calibri" w:eastAsia="Calibri" w:hAnsi="Calibri" w:cs="Calibri"/>
          <w:color w:val="000000" w:themeColor="text1"/>
          <w:sz w:val="24"/>
          <w:szCs w:val="24"/>
        </w:rPr>
        <w:t xml:space="preserve">Once customers </w:t>
      </w:r>
      <w:r w:rsidR="7660C91D" w:rsidRPr="54CD8370">
        <w:rPr>
          <w:rFonts w:ascii="Calibri" w:eastAsia="Calibri" w:hAnsi="Calibri" w:cs="Calibri"/>
          <w:color w:val="000000" w:themeColor="text1"/>
          <w:sz w:val="24"/>
          <w:szCs w:val="24"/>
        </w:rPr>
        <w:t>enable</w:t>
      </w:r>
      <w:r w:rsidRPr="54CD8370">
        <w:rPr>
          <w:rFonts w:ascii="Calibri" w:eastAsia="Calibri" w:hAnsi="Calibri" w:cs="Calibri"/>
          <w:color w:val="000000" w:themeColor="text1"/>
          <w:sz w:val="24"/>
          <w:szCs w:val="24"/>
        </w:rPr>
        <w:t xml:space="preserve"> VMs to be managed from Azure, </w:t>
      </w:r>
      <w:r w:rsidR="211920D8" w:rsidRPr="54CD8370">
        <w:rPr>
          <w:rFonts w:ascii="Calibri" w:eastAsia="Calibri" w:hAnsi="Calibri" w:cs="Calibri"/>
          <w:color w:val="000000" w:themeColor="text1"/>
          <w:sz w:val="24"/>
          <w:szCs w:val="24"/>
        </w:rPr>
        <w:t xml:space="preserve">optionally </w:t>
      </w:r>
      <w:r w:rsidRPr="54CD8370">
        <w:rPr>
          <w:rFonts w:ascii="Calibri" w:eastAsia="Calibri" w:hAnsi="Calibri" w:cs="Calibri"/>
          <w:color w:val="000000" w:themeColor="text1"/>
          <w:sz w:val="24"/>
          <w:szCs w:val="24"/>
        </w:rPr>
        <w:t>they can then proceed to install guest management.</w:t>
      </w:r>
    </w:p>
    <w:p w14:paraId="2A3437B7" w14:textId="36021909" w:rsidR="4613EC3B" w:rsidRDefault="53B6BE24" w:rsidP="54CD8370">
      <w:pPr>
        <w:pStyle w:val="ListParagraph"/>
        <w:numPr>
          <w:ilvl w:val="0"/>
          <w:numId w:val="13"/>
        </w:numPr>
        <w:rPr>
          <w:rFonts w:eastAsiaTheme="minorEastAsia"/>
          <w:color w:val="000000" w:themeColor="text1"/>
          <w:sz w:val="24"/>
          <w:szCs w:val="24"/>
        </w:rPr>
      </w:pPr>
      <w:r w:rsidRPr="54CD8370">
        <w:rPr>
          <w:rFonts w:ascii="Calibri" w:eastAsia="Calibri" w:hAnsi="Calibri" w:cs="Calibri"/>
          <w:color w:val="000000" w:themeColor="text1"/>
          <w:sz w:val="24"/>
          <w:szCs w:val="24"/>
        </w:rPr>
        <w:t>Enabling guest management will allow customers to install and use extensions.</w:t>
      </w:r>
    </w:p>
    <w:p w14:paraId="6D4315B1" w14:textId="372D17BC" w:rsidR="4613EC3B" w:rsidRDefault="5C1E8269" w:rsidP="54CD8370">
      <w:pPr>
        <w:pStyle w:val="ListParagraph"/>
        <w:numPr>
          <w:ilvl w:val="0"/>
          <w:numId w:val="13"/>
        </w:numPr>
        <w:rPr>
          <w:rFonts w:eastAsiaTheme="minorEastAsia"/>
          <w:color w:val="000000" w:themeColor="text1"/>
          <w:sz w:val="24"/>
          <w:szCs w:val="24"/>
        </w:rPr>
      </w:pPr>
      <w:r w:rsidRPr="54CD8370">
        <w:rPr>
          <w:rFonts w:ascii="Calibri" w:eastAsia="Calibri" w:hAnsi="Calibri" w:cs="Calibri"/>
          <w:color w:val="000000" w:themeColor="text1"/>
          <w:sz w:val="24"/>
          <w:szCs w:val="24"/>
        </w:rPr>
        <w:t>However,</w:t>
      </w:r>
      <w:r w:rsidR="53B6BE24" w:rsidRPr="54CD8370">
        <w:rPr>
          <w:rFonts w:ascii="Calibri" w:eastAsia="Calibri" w:hAnsi="Calibri" w:cs="Calibri"/>
          <w:color w:val="000000" w:themeColor="text1"/>
          <w:sz w:val="24"/>
          <w:szCs w:val="24"/>
        </w:rPr>
        <w:t xml:space="preserve"> to enable guest management customers will be required to use admin credentials as well as </w:t>
      </w:r>
      <w:proofErr w:type="spellStart"/>
      <w:r w:rsidR="53B6BE24" w:rsidRPr="54CD8370">
        <w:rPr>
          <w:rFonts w:ascii="Calibri" w:eastAsia="Calibri" w:hAnsi="Calibri" w:cs="Calibri"/>
          <w:color w:val="000000" w:themeColor="text1"/>
          <w:sz w:val="24"/>
          <w:szCs w:val="24"/>
        </w:rPr>
        <w:t>VMtools</w:t>
      </w:r>
      <w:proofErr w:type="spellEnd"/>
      <w:r w:rsidR="53B6BE24" w:rsidRPr="54CD8370">
        <w:rPr>
          <w:rFonts w:ascii="Calibri" w:eastAsia="Calibri" w:hAnsi="Calibri" w:cs="Calibri"/>
          <w:color w:val="000000" w:themeColor="text1"/>
          <w:sz w:val="24"/>
          <w:szCs w:val="24"/>
        </w:rPr>
        <w:t xml:space="preserve"> should be running on the VM.</w:t>
      </w:r>
    </w:p>
    <w:p w14:paraId="422F3C2A" w14:textId="2C89AB3A" w:rsidR="4613EC3B" w:rsidRDefault="53B6BE24" w:rsidP="54CD8370">
      <w:pPr>
        <w:pStyle w:val="ListParagraph"/>
        <w:numPr>
          <w:ilvl w:val="0"/>
          <w:numId w:val="13"/>
        </w:numPr>
        <w:rPr>
          <w:rFonts w:eastAsiaTheme="minorEastAsia"/>
          <w:color w:val="000000" w:themeColor="text1"/>
          <w:sz w:val="24"/>
          <w:szCs w:val="24"/>
        </w:rPr>
      </w:pPr>
      <w:r w:rsidRPr="54CD8370">
        <w:rPr>
          <w:rFonts w:ascii="Calibri" w:eastAsia="Calibri" w:hAnsi="Calibri" w:cs="Calibri"/>
          <w:color w:val="000000" w:themeColor="text1"/>
          <w:sz w:val="24"/>
          <w:szCs w:val="24"/>
        </w:rPr>
        <w:t xml:space="preserve">AVS vCenter will be available in global search but will NOT be available in the list of </w:t>
      </w:r>
      <w:proofErr w:type="spellStart"/>
      <w:r w:rsidRPr="54CD8370">
        <w:rPr>
          <w:rFonts w:ascii="Calibri" w:eastAsia="Calibri" w:hAnsi="Calibri" w:cs="Calibri"/>
          <w:color w:val="000000" w:themeColor="text1"/>
          <w:sz w:val="24"/>
          <w:szCs w:val="24"/>
        </w:rPr>
        <w:t>vCenter</w:t>
      </w:r>
      <w:r w:rsidR="21FBB3A3" w:rsidRPr="54CD8370">
        <w:rPr>
          <w:rFonts w:ascii="Calibri" w:eastAsia="Calibri" w:hAnsi="Calibri" w:cs="Calibri"/>
          <w:color w:val="000000" w:themeColor="text1"/>
          <w:sz w:val="24"/>
          <w:szCs w:val="24"/>
        </w:rPr>
        <w:t>s</w:t>
      </w:r>
      <w:proofErr w:type="spellEnd"/>
      <w:r w:rsidRPr="54CD8370">
        <w:rPr>
          <w:rFonts w:ascii="Calibri" w:eastAsia="Calibri" w:hAnsi="Calibri" w:cs="Calibri"/>
          <w:color w:val="000000" w:themeColor="text1"/>
          <w:sz w:val="24"/>
          <w:szCs w:val="24"/>
        </w:rPr>
        <w:t xml:space="preserve"> for Arc for VMware.</w:t>
      </w:r>
    </w:p>
    <w:p w14:paraId="2179E6AC" w14:textId="369058E2" w:rsidR="4613EC3B" w:rsidRDefault="53B6BE24" w:rsidP="54CD8370">
      <w:pPr>
        <w:pStyle w:val="ListParagraph"/>
        <w:numPr>
          <w:ilvl w:val="0"/>
          <w:numId w:val="13"/>
        </w:numPr>
        <w:rPr>
          <w:rFonts w:eastAsiaTheme="minorEastAsia"/>
          <w:color w:val="000000" w:themeColor="text1"/>
          <w:sz w:val="24"/>
          <w:szCs w:val="24"/>
        </w:rPr>
      </w:pPr>
      <w:r w:rsidRPr="54CD8370">
        <w:rPr>
          <w:rFonts w:ascii="Calibri" w:eastAsia="Calibri" w:hAnsi="Calibri" w:cs="Calibri"/>
          <w:color w:val="000000" w:themeColor="text1"/>
          <w:sz w:val="24"/>
          <w:szCs w:val="24"/>
        </w:rPr>
        <w:t xml:space="preserve">VM extensions available in public preview: </w:t>
      </w:r>
    </w:p>
    <w:p w14:paraId="37F67C4E" w14:textId="0F810DB6" w:rsidR="4613EC3B" w:rsidRDefault="53B6BE24" w:rsidP="54CD8370">
      <w:pPr>
        <w:pStyle w:val="ListParagraph"/>
        <w:numPr>
          <w:ilvl w:val="1"/>
          <w:numId w:val="13"/>
        </w:numPr>
        <w:rPr>
          <w:rFonts w:eastAsiaTheme="minorEastAsia"/>
          <w:color w:val="000000" w:themeColor="text1"/>
          <w:sz w:val="24"/>
          <w:szCs w:val="24"/>
        </w:rPr>
      </w:pPr>
      <w:r w:rsidRPr="54CD8370">
        <w:rPr>
          <w:rFonts w:ascii="Calibri" w:eastAsia="Calibri" w:hAnsi="Calibri" w:cs="Calibri"/>
          <w:color w:val="000000" w:themeColor="text1"/>
          <w:sz w:val="24"/>
          <w:szCs w:val="24"/>
        </w:rPr>
        <w:t xml:space="preserve">Change tracking, </w:t>
      </w:r>
    </w:p>
    <w:p w14:paraId="2FC8F9A7" w14:textId="4ED489A4" w:rsidR="4613EC3B" w:rsidRDefault="53B6BE24" w:rsidP="54CD8370">
      <w:pPr>
        <w:pStyle w:val="ListParagraph"/>
        <w:numPr>
          <w:ilvl w:val="1"/>
          <w:numId w:val="13"/>
        </w:numPr>
        <w:rPr>
          <w:rFonts w:eastAsiaTheme="minorEastAsia"/>
          <w:color w:val="000000" w:themeColor="text1"/>
          <w:sz w:val="24"/>
          <w:szCs w:val="24"/>
        </w:rPr>
      </w:pPr>
      <w:r w:rsidRPr="54CD8370">
        <w:rPr>
          <w:rFonts w:ascii="Calibri" w:eastAsia="Calibri" w:hAnsi="Calibri" w:cs="Calibri"/>
          <w:color w:val="000000" w:themeColor="text1"/>
          <w:sz w:val="24"/>
          <w:szCs w:val="24"/>
        </w:rPr>
        <w:t xml:space="preserve">log analytics, </w:t>
      </w:r>
    </w:p>
    <w:p w14:paraId="5B4B0FB0" w14:textId="4324ACE6" w:rsidR="4613EC3B" w:rsidRDefault="53B6BE24" w:rsidP="54CD8370">
      <w:pPr>
        <w:pStyle w:val="ListParagraph"/>
        <w:numPr>
          <w:ilvl w:val="1"/>
          <w:numId w:val="13"/>
        </w:numPr>
        <w:rPr>
          <w:rFonts w:eastAsiaTheme="minorEastAsia"/>
          <w:color w:val="000000" w:themeColor="text1"/>
          <w:sz w:val="24"/>
          <w:szCs w:val="24"/>
        </w:rPr>
      </w:pPr>
      <w:r w:rsidRPr="54CD8370">
        <w:rPr>
          <w:rFonts w:ascii="Calibri" w:eastAsia="Calibri" w:hAnsi="Calibri" w:cs="Calibri"/>
          <w:color w:val="000000" w:themeColor="text1"/>
          <w:sz w:val="24"/>
          <w:szCs w:val="24"/>
        </w:rPr>
        <w:t xml:space="preserve">Update management </w:t>
      </w:r>
    </w:p>
    <w:p w14:paraId="1D6D1C38" w14:textId="1929CFFF" w:rsidR="4613EC3B" w:rsidRPr="006F038E" w:rsidRDefault="53B6BE24" w:rsidP="54CD8370">
      <w:pPr>
        <w:pStyle w:val="ListParagraph"/>
        <w:numPr>
          <w:ilvl w:val="1"/>
          <w:numId w:val="13"/>
        </w:numPr>
        <w:rPr>
          <w:rFonts w:eastAsiaTheme="minorEastAsia"/>
          <w:color w:val="000000" w:themeColor="text1"/>
          <w:sz w:val="24"/>
          <w:szCs w:val="24"/>
        </w:rPr>
      </w:pPr>
      <w:r w:rsidRPr="54CD8370">
        <w:rPr>
          <w:rFonts w:ascii="Calibri" w:eastAsia="Calibri" w:hAnsi="Calibri" w:cs="Calibri"/>
          <w:color w:val="000000" w:themeColor="text1"/>
          <w:sz w:val="24"/>
          <w:szCs w:val="24"/>
        </w:rPr>
        <w:t>and Azure policy guest configuration</w:t>
      </w:r>
    </w:p>
    <w:p w14:paraId="741D2DAB" w14:textId="0A7AFD5E" w:rsidR="006F038E" w:rsidRDefault="006F038E" w:rsidP="006F038E">
      <w:pPr>
        <w:rPr>
          <w:rFonts w:eastAsiaTheme="minorEastAsia"/>
          <w:color w:val="000000" w:themeColor="text1"/>
          <w:sz w:val="24"/>
          <w:szCs w:val="24"/>
        </w:rPr>
      </w:pPr>
    </w:p>
    <w:p w14:paraId="2B56AF1B" w14:textId="37885BE0" w:rsidR="006F038E" w:rsidRDefault="006F038E" w:rsidP="006F038E">
      <w:pPr>
        <w:rPr>
          <w:rFonts w:eastAsiaTheme="minorEastAsia"/>
          <w:color w:val="000000" w:themeColor="text1"/>
          <w:sz w:val="24"/>
          <w:szCs w:val="24"/>
        </w:rPr>
      </w:pPr>
    </w:p>
    <w:p w14:paraId="05397BA4" w14:textId="0948FF33" w:rsidR="006F038E" w:rsidRDefault="006F038E" w:rsidP="006F038E">
      <w:pPr>
        <w:rPr>
          <w:rFonts w:eastAsiaTheme="minorEastAsia"/>
          <w:color w:val="000000" w:themeColor="text1"/>
          <w:sz w:val="24"/>
          <w:szCs w:val="24"/>
        </w:rPr>
      </w:pPr>
    </w:p>
    <w:p w14:paraId="5072F8FB" w14:textId="77777777" w:rsidR="006F038E" w:rsidRPr="006F038E" w:rsidRDefault="006F038E" w:rsidP="006F038E">
      <w:pPr>
        <w:rPr>
          <w:rFonts w:eastAsiaTheme="minorEastAsia"/>
          <w:color w:val="000000" w:themeColor="text1"/>
          <w:sz w:val="24"/>
          <w:szCs w:val="24"/>
        </w:rPr>
      </w:pPr>
    </w:p>
    <w:p w14:paraId="47AE73D8" w14:textId="2C24F9E1" w:rsidR="4613EC3B" w:rsidRDefault="58D0E827" w:rsidP="060C5CC0">
      <w:pPr>
        <w:rPr>
          <w:rFonts w:ascii="Calibri" w:eastAsia="Calibri" w:hAnsi="Calibri" w:cs="Calibri"/>
          <w:b/>
          <w:bCs/>
          <w:color w:val="000000" w:themeColor="text1"/>
          <w:sz w:val="24"/>
          <w:szCs w:val="24"/>
        </w:rPr>
      </w:pPr>
      <w:r w:rsidRPr="54DF4B0B">
        <w:rPr>
          <w:rFonts w:ascii="Calibri" w:eastAsia="Calibri" w:hAnsi="Calibri" w:cs="Calibri"/>
          <w:b/>
          <w:bCs/>
          <w:color w:val="000000" w:themeColor="text1"/>
          <w:sz w:val="24"/>
          <w:szCs w:val="24"/>
        </w:rPr>
        <w:lastRenderedPageBreak/>
        <w:t>AVS Private Cloud with Azure Arc</w:t>
      </w:r>
    </w:p>
    <w:p w14:paraId="205BAE15" w14:textId="0561A072" w:rsidR="72607429" w:rsidRDefault="72607429" w:rsidP="2D66C2DB">
      <w:r>
        <w:t xml:space="preserve">Click on </w:t>
      </w:r>
      <w:r w:rsidRPr="2D66C2DB">
        <w:rPr>
          <w:b/>
          <w:bCs/>
        </w:rPr>
        <w:t xml:space="preserve">Operations </w:t>
      </w:r>
      <w:r>
        <w:t xml:space="preserve">&gt; </w:t>
      </w:r>
      <w:r w:rsidRPr="2D66C2DB">
        <w:rPr>
          <w:b/>
          <w:bCs/>
        </w:rPr>
        <w:t>Azure Arc</w:t>
      </w:r>
      <w:r>
        <w:t xml:space="preserve">. Azure Arc state should show </w:t>
      </w:r>
      <w:r w:rsidRPr="2D66C2DB">
        <w:rPr>
          <w:b/>
          <w:bCs/>
        </w:rPr>
        <w:t>Configured</w:t>
      </w:r>
      <w:r>
        <w:t>.</w:t>
      </w:r>
    </w:p>
    <w:p w14:paraId="3C2107C8" w14:textId="3707472A" w:rsidR="4613EC3B" w:rsidRDefault="20DB20B5" w:rsidP="060C5CC0">
      <w:pPr>
        <w:ind w:left="720"/>
      </w:pPr>
      <w:r>
        <w:t>&lt;crop image below to show the new section&gt;</w:t>
      </w:r>
    </w:p>
    <w:p w14:paraId="174D3EF6" w14:textId="16C77387" w:rsidR="1645EB34" w:rsidRDefault="1BAC0691" w:rsidP="658EE2ED">
      <w:r>
        <w:rPr>
          <w:noProof/>
        </w:rPr>
        <w:drawing>
          <wp:inline distT="0" distB="0" distL="0" distR="0" wp14:anchorId="76B5F4D0" wp14:editId="411F4E96">
            <wp:extent cx="5800725" cy="2495550"/>
            <wp:effectExtent l="0" t="0" r="0" b="0"/>
            <wp:docPr id="203969690" name="Picture 20396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69690"/>
                    <pic:cNvPicPr/>
                  </pic:nvPicPr>
                  <pic:blipFill>
                    <a:blip r:embed="rId16">
                      <a:extLst>
                        <a:ext uri="{28A0092B-C50C-407E-A947-70E740481C1C}">
                          <a14:useLocalDpi xmlns:a14="http://schemas.microsoft.com/office/drawing/2010/main" val="0"/>
                        </a:ext>
                      </a:extLst>
                    </a:blip>
                    <a:stretch>
                      <a:fillRect/>
                    </a:stretch>
                  </pic:blipFill>
                  <pic:spPr>
                    <a:xfrm>
                      <a:off x="0" y="0"/>
                      <a:ext cx="5800725" cy="2495550"/>
                    </a:xfrm>
                    <a:prstGeom prst="rect">
                      <a:avLst/>
                    </a:prstGeom>
                  </pic:spPr>
                </pic:pic>
              </a:graphicData>
            </a:graphic>
          </wp:inline>
        </w:drawing>
      </w:r>
    </w:p>
    <w:p w14:paraId="14019F09" w14:textId="33E02521" w:rsidR="4613EC3B" w:rsidRDefault="4613EC3B" w:rsidP="060C5CC0">
      <w:pPr>
        <w:rPr>
          <w:rFonts w:ascii="Calibri" w:eastAsia="Calibri" w:hAnsi="Calibri" w:cs="Calibri"/>
          <w:color w:val="000000" w:themeColor="text1"/>
          <w:sz w:val="24"/>
          <w:szCs w:val="24"/>
        </w:rPr>
      </w:pPr>
    </w:p>
    <w:p w14:paraId="5C168387" w14:textId="26E0D96F" w:rsidR="4613EC3B" w:rsidRDefault="3B9771EC" w:rsidP="060C5CC0">
      <w:pPr>
        <w:rPr>
          <w:rFonts w:ascii="Calibri" w:eastAsia="Calibri" w:hAnsi="Calibri" w:cs="Calibri"/>
          <w:b/>
          <w:bCs/>
          <w:color w:val="000000" w:themeColor="text1"/>
          <w:sz w:val="24"/>
          <w:szCs w:val="24"/>
        </w:rPr>
      </w:pPr>
      <w:r w:rsidRPr="54DF4B0B">
        <w:rPr>
          <w:rFonts w:ascii="Calibri" w:eastAsia="Calibri" w:hAnsi="Calibri" w:cs="Calibri"/>
          <w:b/>
          <w:bCs/>
          <w:color w:val="000000" w:themeColor="text1"/>
          <w:sz w:val="24"/>
          <w:szCs w:val="24"/>
        </w:rPr>
        <w:t>Arc enabled VMware resources</w:t>
      </w:r>
    </w:p>
    <w:p w14:paraId="3865FF76" w14:textId="3AAB925D" w:rsidR="4613EC3B" w:rsidRDefault="169392EE" w:rsidP="060C5CC0">
      <w:r>
        <w:rPr>
          <w:noProof/>
        </w:rPr>
        <w:drawing>
          <wp:inline distT="0" distB="0" distL="0" distR="0" wp14:anchorId="24D0BA65" wp14:editId="41D4D6A6">
            <wp:extent cx="5819776" cy="2543175"/>
            <wp:effectExtent l="0" t="0" r="0" b="0"/>
            <wp:docPr id="1317532822" name="Picture 131753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532822"/>
                    <pic:cNvPicPr/>
                  </pic:nvPicPr>
                  <pic:blipFill>
                    <a:blip r:embed="rId17">
                      <a:extLst>
                        <a:ext uri="{28A0092B-C50C-407E-A947-70E740481C1C}">
                          <a14:useLocalDpi xmlns:a14="http://schemas.microsoft.com/office/drawing/2010/main" val="0"/>
                        </a:ext>
                      </a:extLst>
                    </a:blip>
                    <a:stretch>
                      <a:fillRect/>
                    </a:stretch>
                  </pic:blipFill>
                  <pic:spPr>
                    <a:xfrm>
                      <a:off x="0" y="0"/>
                      <a:ext cx="5819776" cy="2543175"/>
                    </a:xfrm>
                    <a:prstGeom prst="rect">
                      <a:avLst/>
                    </a:prstGeom>
                  </pic:spPr>
                </pic:pic>
              </a:graphicData>
            </a:graphic>
          </wp:inline>
        </w:drawing>
      </w:r>
    </w:p>
    <w:p w14:paraId="5CF4E5CC" w14:textId="65038961" w:rsidR="4613EC3B" w:rsidRDefault="4613EC3B" w:rsidP="060C5CC0">
      <w:pPr>
        <w:rPr>
          <w:rFonts w:ascii="Calibri" w:eastAsia="Calibri" w:hAnsi="Calibri" w:cs="Calibri"/>
          <w:color w:val="000000" w:themeColor="text1"/>
          <w:sz w:val="24"/>
          <w:szCs w:val="24"/>
        </w:rPr>
      </w:pPr>
    </w:p>
    <w:p w14:paraId="23AC5B11" w14:textId="29D33E1E" w:rsidR="50C6A4CD" w:rsidRDefault="727240F5" w:rsidP="370F1D64">
      <w:pPr>
        <w:pStyle w:val="Heading1"/>
      </w:pPr>
      <w:r w:rsidRPr="370F1D64">
        <w:t>Manage access to VMware resources through Azure Role-Based Access Control</w:t>
      </w:r>
    </w:p>
    <w:p w14:paraId="052BF620" w14:textId="6061589B" w:rsidR="50C6A4CD" w:rsidRDefault="50C6A4CD" w:rsidP="54CD8370">
      <w:pPr>
        <w:rPr>
          <w:rFonts w:ascii="Calibri" w:eastAsia="Calibri" w:hAnsi="Calibri" w:cs="Calibri"/>
          <w:color w:val="000000" w:themeColor="text1"/>
          <w:sz w:val="24"/>
          <w:szCs w:val="24"/>
        </w:rPr>
      </w:pPr>
    </w:p>
    <w:p w14:paraId="4B28C06A" w14:textId="7551BD4D" w:rsidR="50C6A4CD" w:rsidRDefault="6D7B5286" w:rsidP="54CD8370">
      <w:pPr>
        <w:rPr>
          <w:rFonts w:ascii="Calibri" w:eastAsia="Calibri" w:hAnsi="Calibri" w:cs="Calibri"/>
          <w:color w:val="24292F"/>
          <w:sz w:val="24"/>
          <w:szCs w:val="24"/>
        </w:rPr>
      </w:pPr>
      <w:r w:rsidRPr="447CCBA8">
        <w:rPr>
          <w:rFonts w:ascii="Calibri" w:eastAsia="Calibri" w:hAnsi="Calibri" w:cs="Calibri"/>
          <w:color w:val="24292F"/>
          <w:sz w:val="24"/>
          <w:szCs w:val="24"/>
        </w:rPr>
        <w:t xml:space="preserve">Once your Azure VMware </w:t>
      </w:r>
      <w:proofErr w:type="gramStart"/>
      <w:r w:rsidRPr="447CCBA8">
        <w:rPr>
          <w:rFonts w:ascii="Calibri" w:eastAsia="Calibri" w:hAnsi="Calibri" w:cs="Calibri"/>
          <w:color w:val="24292F"/>
          <w:sz w:val="24"/>
          <w:szCs w:val="24"/>
        </w:rPr>
        <w:t xml:space="preserve">Solution </w:t>
      </w:r>
      <w:r w:rsidRPr="447CCBA8">
        <w:rPr>
          <w:rFonts w:ascii="Calibri" w:eastAsia="Calibri" w:hAnsi="Calibri" w:cs="Calibri"/>
          <w:strike/>
          <w:color w:val="24292F"/>
          <w:sz w:val="24"/>
          <w:szCs w:val="24"/>
        </w:rPr>
        <w:t xml:space="preserve"> </w:t>
      </w:r>
      <w:r w:rsidRPr="447CCBA8">
        <w:rPr>
          <w:rFonts w:ascii="Calibri" w:eastAsia="Calibri" w:hAnsi="Calibri" w:cs="Calibri"/>
          <w:color w:val="24292F"/>
          <w:sz w:val="24"/>
          <w:szCs w:val="24"/>
        </w:rPr>
        <w:t>vCenter</w:t>
      </w:r>
      <w:proofErr w:type="gramEnd"/>
      <w:r w:rsidRPr="447CCBA8">
        <w:rPr>
          <w:rFonts w:ascii="Calibri" w:eastAsia="Calibri" w:hAnsi="Calibri" w:cs="Calibri"/>
          <w:color w:val="24292F"/>
          <w:sz w:val="24"/>
          <w:szCs w:val="24"/>
        </w:rPr>
        <w:t xml:space="preserve"> resources have been enabled for access through Azure, the final step in setting up a self-service experience for your teams is to provide them </w:t>
      </w:r>
      <w:r w:rsidRPr="447CCBA8">
        <w:rPr>
          <w:rFonts w:ascii="Calibri" w:eastAsia="Calibri" w:hAnsi="Calibri" w:cs="Calibri"/>
          <w:color w:val="24292F"/>
          <w:sz w:val="24"/>
          <w:szCs w:val="24"/>
        </w:rPr>
        <w:lastRenderedPageBreak/>
        <w:t>access to the compute, storage and networking</w:t>
      </w:r>
      <w:r w:rsidR="4E0606C5" w:rsidRPr="447CCBA8">
        <w:rPr>
          <w:rFonts w:ascii="Calibri" w:eastAsia="Calibri" w:hAnsi="Calibri" w:cs="Calibri"/>
          <w:color w:val="24292F"/>
          <w:sz w:val="24"/>
          <w:szCs w:val="24"/>
        </w:rPr>
        <w:t>,</w:t>
      </w:r>
      <w:r w:rsidRPr="447CCBA8">
        <w:rPr>
          <w:rFonts w:ascii="Calibri" w:eastAsia="Calibri" w:hAnsi="Calibri" w:cs="Calibri"/>
          <w:color w:val="24292F"/>
          <w:sz w:val="24"/>
          <w:szCs w:val="24"/>
        </w:rPr>
        <w:t xml:space="preserve"> and other vCenter resources using which they can provision VMs.</w:t>
      </w:r>
    </w:p>
    <w:p w14:paraId="19DF2862" w14:textId="3BD922B1" w:rsidR="50C6A4CD" w:rsidRDefault="727240F5" w:rsidP="54CD8370">
      <w:pPr>
        <w:rPr>
          <w:rFonts w:ascii="Calibri" w:eastAsia="Calibri" w:hAnsi="Calibri" w:cs="Calibri"/>
          <w:color w:val="24292F"/>
          <w:sz w:val="24"/>
          <w:szCs w:val="24"/>
        </w:rPr>
      </w:pPr>
      <w:r w:rsidRPr="54CD8370">
        <w:rPr>
          <w:rFonts w:ascii="Calibri" w:eastAsia="Calibri" w:hAnsi="Calibri" w:cs="Calibri"/>
          <w:color w:val="24292F"/>
          <w:sz w:val="24"/>
          <w:szCs w:val="24"/>
        </w:rPr>
        <w:t>This article will describe how to use custom roles to manage granular access to VMware resources through Azure.</w:t>
      </w:r>
    </w:p>
    <w:p w14:paraId="67839A22" w14:textId="78E86C9F" w:rsidR="50C6A4CD" w:rsidRDefault="727240F5" w:rsidP="00130D9D">
      <w:pPr>
        <w:pStyle w:val="Heading2"/>
        <w:rPr>
          <w:rFonts w:ascii="Calibri" w:eastAsia="Calibri" w:hAnsi="Calibri" w:cs="Calibri"/>
          <w:b/>
          <w:bCs/>
          <w:color w:val="24292F"/>
          <w:sz w:val="24"/>
          <w:szCs w:val="24"/>
        </w:rPr>
      </w:pPr>
      <w:r w:rsidRPr="54CD8370">
        <w:rPr>
          <w:rFonts w:ascii="Calibri" w:eastAsia="Calibri" w:hAnsi="Calibri" w:cs="Calibri"/>
          <w:b/>
          <w:bCs/>
          <w:color w:val="24292F"/>
          <w:sz w:val="24"/>
          <w:szCs w:val="24"/>
        </w:rPr>
        <w:t>Arc enabled VMware vSphere Custom Roles</w:t>
      </w:r>
    </w:p>
    <w:p w14:paraId="5D363372" w14:textId="6A1101BC" w:rsidR="50C6A4CD" w:rsidRDefault="727240F5" w:rsidP="54CD8370">
      <w:pPr>
        <w:rPr>
          <w:rFonts w:ascii="Calibri" w:eastAsia="Calibri" w:hAnsi="Calibri" w:cs="Calibri"/>
          <w:color w:val="24292F"/>
          <w:sz w:val="24"/>
          <w:szCs w:val="24"/>
        </w:rPr>
      </w:pPr>
      <w:r w:rsidRPr="54CD8370">
        <w:rPr>
          <w:rFonts w:ascii="Calibri" w:eastAsia="Calibri" w:hAnsi="Calibri" w:cs="Calibri"/>
          <w:color w:val="24292F"/>
          <w:sz w:val="24"/>
          <w:szCs w:val="24"/>
        </w:rPr>
        <w:t>We provide three custom roles to meet your Role Based Access Controls. These roles can be applied to a whole subscription, resource group or even a single resource.</w:t>
      </w:r>
    </w:p>
    <w:p w14:paraId="79D6CE0E" w14:textId="1B260EA2" w:rsidR="50C6A4CD" w:rsidRDefault="727240F5" w:rsidP="00130D9D">
      <w:pPr>
        <w:pStyle w:val="ListParagraph"/>
        <w:numPr>
          <w:ilvl w:val="0"/>
          <w:numId w:val="20"/>
        </w:numPr>
        <w:rPr>
          <w:rFonts w:eastAsiaTheme="minorEastAsia"/>
          <w:color w:val="24292F"/>
          <w:sz w:val="24"/>
          <w:szCs w:val="24"/>
        </w:rPr>
      </w:pPr>
      <w:r w:rsidRPr="54CD8370">
        <w:rPr>
          <w:rFonts w:ascii="Calibri" w:eastAsia="Calibri" w:hAnsi="Calibri" w:cs="Calibri"/>
          <w:color w:val="24292F"/>
          <w:sz w:val="24"/>
          <w:szCs w:val="24"/>
        </w:rPr>
        <w:t>Azure Arc VMware Administrator role</w:t>
      </w:r>
    </w:p>
    <w:p w14:paraId="1D5D61B0" w14:textId="0F4A0506" w:rsidR="50C6A4CD" w:rsidRDefault="727240F5" w:rsidP="00130D9D">
      <w:pPr>
        <w:pStyle w:val="ListParagraph"/>
        <w:numPr>
          <w:ilvl w:val="0"/>
          <w:numId w:val="20"/>
        </w:numPr>
        <w:rPr>
          <w:rFonts w:eastAsiaTheme="minorEastAsia"/>
          <w:color w:val="24292F"/>
          <w:sz w:val="24"/>
          <w:szCs w:val="24"/>
        </w:rPr>
      </w:pPr>
      <w:r w:rsidRPr="54CD8370">
        <w:rPr>
          <w:rFonts w:ascii="Calibri" w:eastAsia="Calibri" w:hAnsi="Calibri" w:cs="Calibri"/>
          <w:color w:val="24292F"/>
          <w:sz w:val="24"/>
          <w:szCs w:val="24"/>
        </w:rPr>
        <w:t>Azure Arc VMware Private Cloud User role</w:t>
      </w:r>
    </w:p>
    <w:p w14:paraId="0423B12C" w14:textId="41FBFA1C" w:rsidR="50C6A4CD" w:rsidRDefault="727240F5" w:rsidP="00130D9D">
      <w:pPr>
        <w:pStyle w:val="ListParagraph"/>
        <w:numPr>
          <w:ilvl w:val="0"/>
          <w:numId w:val="20"/>
        </w:numPr>
        <w:rPr>
          <w:rFonts w:eastAsiaTheme="minorEastAsia"/>
          <w:color w:val="24292F"/>
          <w:sz w:val="24"/>
          <w:szCs w:val="24"/>
        </w:rPr>
      </w:pPr>
      <w:r w:rsidRPr="54CD8370">
        <w:rPr>
          <w:rFonts w:ascii="Calibri" w:eastAsia="Calibri" w:hAnsi="Calibri" w:cs="Calibri"/>
          <w:color w:val="24292F"/>
          <w:sz w:val="24"/>
          <w:szCs w:val="24"/>
        </w:rPr>
        <w:t>Azure Arc VMware VM Contributor role</w:t>
      </w:r>
    </w:p>
    <w:p w14:paraId="6DD7C545" w14:textId="67DDBB57" w:rsidR="50C6A4CD" w:rsidRDefault="50C6A4CD" w:rsidP="54CD8370">
      <w:pPr>
        <w:rPr>
          <w:rFonts w:ascii="Calibri" w:eastAsia="Calibri" w:hAnsi="Calibri" w:cs="Calibri"/>
          <w:color w:val="24292F"/>
          <w:sz w:val="24"/>
          <w:szCs w:val="24"/>
        </w:rPr>
      </w:pPr>
    </w:p>
    <w:p w14:paraId="6F389AAF" w14:textId="0A882E1C" w:rsidR="50C6A4CD" w:rsidRDefault="727240F5" w:rsidP="54CD8370">
      <w:pPr>
        <w:rPr>
          <w:rFonts w:ascii="Calibri" w:eastAsia="Calibri" w:hAnsi="Calibri" w:cs="Calibri"/>
          <w:color w:val="24292F"/>
          <w:sz w:val="24"/>
          <w:szCs w:val="24"/>
        </w:rPr>
      </w:pPr>
      <w:r w:rsidRPr="54CD8370">
        <w:rPr>
          <w:rFonts w:ascii="Calibri" w:eastAsia="Calibri" w:hAnsi="Calibri" w:cs="Calibri"/>
          <w:color w:val="24292F"/>
          <w:sz w:val="24"/>
          <w:szCs w:val="24"/>
        </w:rPr>
        <w:t>The first role is for Administrator and the last two roles are needed for anyone who needs to deploy/manage a VM.</w:t>
      </w:r>
    </w:p>
    <w:p w14:paraId="36647B64" w14:textId="0BB5DBC7" w:rsidR="50C6A4CD" w:rsidRDefault="1B87318C" w:rsidP="54CD8370">
      <w:pPr>
        <w:pStyle w:val="Heading3"/>
        <w:rPr>
          <w:rFonts w:ascii="Calibri" w:eastAsia="Calibri" w:hAnsi="Calibri" w:cs="Calibri"/>
          <w:b/>
          <w:bCs/>
          <w:color w:val="24292F"/>
        </w:rPr>
      </w:pPr>
      <w:r w:rsidRPr="54CD8370">
        <w:rPr>
          <w:rFonts w:ascii="Calibri" w:eastAsia="Calibri" w:hAnsi="Calibri" w:cs="Calibri"/>
          <w:b/>
          <w:bCs/>
          <w:color w:val="24292F"/>
        </w:rPr>
        <w:t xml:space="preserve">Azure Arc </w:t>
      </w:r>
      <w:r w:rsidR="3EEBC353" w:rsidRPr="54CD8370">
        <w:rPr>
          <w:rFonts w:ascii="Calibri" w:eastAsia="Calibri" w:hAnsi="Calibri" w:cs="Calibri"/>
          <w:b/>
          <w:bCs/>
          <w:color w:val="24292F"/>
        </w:rPr>
        <w:t>AVS</w:t>
      </w:r>
      <w:r w:rsidRPr="54CD8370">
        <w:rPr>
          <w:rFonts w:ascii="Calibri" w:eastAsia="Calibri" w:hAnsi="Calibri" w:cs="Calibri"/>
          <w:b/>
          <w:bCs/>
          <w:color w:val="24292F"/>
        </w:rPr>
        <w:t xml:space="preserve"> Administrator role</w:t>
      </w:r>
    </w:p>
    <w:p w14:paraId="5D5CA0D4" w14:textId="2AD78CD9" w:rsidR="0ED1F3ED" w:rsidRDefault="5BE9E54F" w:rsidP="447CCBA8">
      <w:pPr>
        <w:rPr>
          <w:rFonts w:ascii="Calibri" w:eastAsia="Calibri" w:hAnsi="Calibri" w:cs="Calibri"/>
          <w:color w:val="24292F"/>
          <w:sz w:val="24"/>
          <w:szCs w:val="24"/>
        </w:rPr>
      </w:pPr>
      <w:r w:rsidRPr="447CCBA8">
        <w:rPr>
          <w:rFonts w:ascii="Calibri" w:eastAsia="Calibri" w:hAnsi="Calibri" w:cs="Calibri"/>
          <w:color w:val="24292F"/>
          <w:sz w:val="24"/>
          <w:szCs w:val="24"/>
        </w:rPr>
        <w:t xml:space="preserve">This custom role provides permissions to perform all </w:t>
      </w:r>
      <w:r w:rsidR="218A0575" w:rsidRPr="447CCBA8">
        <w:rPr>
          <w:rFonts w:ascii="Calibri" w:eastAsia="Calibri" w:hAnsi="Calibri" w:cs="Calibri"/>
          <w:color w:val="24292F"/>
          <w:sz w:val="24"/>
          <w:szCs w:val="24"/>
        </w:rPr>
        <w:t>operations</w:t>
      </w:r>
      <w:r w:rsidRPr="447CCBA8">
        <w:rPr>
          <w:rFonts w:ascii="Calibri" w:eastAsia="Calibri" w:hAnsi="Calibri" w:cs="Calibri"/>
          <w:color w:val="24292F"/>
          <w:sz w:val="24"/>
          <w:szCs w:val="24"/>
        </w:rPr>
        <w:t xml:space="preserve"> for the </w:t>
      </w:r>
      <w:proofErr w:type="spellStart"/>
      <w:r w:rsidRPr="447CCBA8">
        <w:rPr>
          <w:rFonts w:ascii="Consolas" w:eastAsia="Consolas" w:hAnsi="Consolas" w:cs="Consolas"/>
          <w:color w:val="24292F"/>
          <w:sz w:val="20"/>
          <w:szCs w:val="20"/>
        </w:rPr>
        <w:t>Microsoft.ConnectedVMwarevSphere</w:t>
      </w:r>
      <w:proofErr w:type="spellEnd"/>
      <w:r w:rsidRPr="447CCBA8">
        <w:rPr>
          <w:rFonts w:ascii="Calibri" w:eastAsia="Calibri" w:hAnsi="Calibri" w:cs="Calibri"/>
          <w:color w:val="24292F"/>
          <w:sz w:val="24"/>
          <w:szCs w:val="24"/>
        </w:rPr>
        <w:t xml:space="preserve"> resource provider. This role should be assigned to users/groups that are administrators that manage Azure Arc enabled </w:t>
      </w:r>
      <w:r w:rsidR="05632481" w:rsidRPr="447CCBA8">
        <w:rPr>
          <w:rFonts w:ascii="Calibri" w:eastAsia="Calibri" w:hAnsi="Calibri" w:cs="Calibri"/>
          <w:color w:val="24292F"/>
          <w:sz w:val="24"/>
          <w:szCs w:val="24"/>
        </w:rPr>
        <w:t xml:space="preserve">Azure VMware Solution </w:t>
      </w:r>
      <w:r w:rsidR="05632481" w:rsidRPr="447CCBA8">
        <w:rPr>
          <w:rFonts w:ascii="Calibri" w:eastAsia="Calibri" w:hAnsi="Calibri" w:cs="Calibri"/>
          <w:strike/>
          <w:color w:val="24292F"/>
          <w:sz w:val="24"/>
          <w:szCs w:val="24"/>
        </w:rPr>
        <w:t>(AVS)</w:t>
      </w:r>
      <w:r w:rsidR="05632481" w:rsidRPr="447CCBA8">
        <w:rPr>
          <w:rFonts w:ascii="Calibri" w:eastAsia="Calibri" w:hAnsi="Calibri" w:cs="Calibri"/>
          <w:color w:val="24292F"/>
          <w:sz w:val="24"/>
          <w:szCs w:val="24"/>
        </w:rPr>
        <w:t xml:space="preserve"> deployment.</w:t>
      </w:r>
    </w:p>
    <w:p w14:paraId="1D982F89" w14:textId="1739A863" w:rsidR="50C6A4CD" w:rsidRDefault="1B87318C" w:rsidP="54CD8370">
      <w:pPr>
        <w:pStyle w:val="Heading3"/>
        <w:rPr>
          <w:rFonts w:ascii="Calibri" w:eastAsia="Calibri" w:hAnsi="Calibri" w:cs="Calibri"/>
          <w:b/>
          <w:bCs/>
          <w:color w:val="24292F"/>
        </w:rPr>
      </w:pPr>
      <w:r w:rsidRPr="54CD8370">
        <w:rPr>
          <w:rFonts w:ascii="Calibri" w:eastAsia="Calibri" w:hAnsi="Calibri" w:cs="Calibri"/>
          <w:b/>
          <w:bCs/>
          <w:color w:val="24292F"/>
        </w:rPr>
        <w:t xml:space="preserve">Azure Arc </w:t>
      </w:r>
      <w:r w:rsidR="4A6ECF71" w:rsidRPr="54CD8370">
        <w:rPr>
          <w:rFonts w:ascii="Calibri" w:eastAsia="Calibri" w:hAnsi="Calibri" w:cs="Calibri"/>
          <w:b/>
          <w:bCs/>
          <w:color w:val="24292F"/>
        </w:rPr>
        <w:t xml:space="preserve">AVS </w:t>
      </w:r>
      <w:r w:rsidRPr="54CD8370">
        <w:rPr>
          <w:rFonts w:ascii="Calibri" w:eastAsia="Calibri" w:hAnsi="Calibri" w:cs="Calibri"/>
          <w:b/>
          <w:bCs/>
          <w:color w:val="24292F"/>
        </w:rPr>
        <w:t>Private Cloud User role</w:t>
      </w:r>
    </w:p>
    <w:p w14:paraId="7A9FF224" w14:textId="4578E7F4" w:rsidR="50C6A4CD" w:rsidRDefault="1B87318C" w:rsidP="54CD8370">
      <w:pPr>
        <w:rPr>
          <w:rFonts w:ascii="Calibri" w:eastAsia="Calibri" w:hAnsi="Calibri" w:cs="Calibri"/>
          <w:color w:val="24292F"/>
          <w:sz w:val="24"/>
          <w:szCs w:val="24"/>
        </w:rPr>
      </w:pPr>
      <w:r w:rsidRPr="0CAACF81">
        <w:rPr>
          <w:rFonts w:ascii="Calibri" w:eastAsia="Calibri" w:hAnsi="Calibri" w:cs="Calibri"/>
          <w:color w:val="24292F"/>
          <w:sz w:val="24"/>
          <w:szCs w:val="24"/>
        </w:rPr>
        <w:t xml:space="preserve">This custom role provides permissions to use the </w:t>
      </w:r>
      <w:r w:rsidR="76DAAE54" w:rsidRPr="0CAACF81">
        <w:rPr>
          <w:rFonts w:ascii="Calibri" w:eastAsia="Calibri" w:hAnsi="Calibri" w:cs="Calibri"/>
          <w:color w:val="24292F"/>
          <w:sz w:val="24"/>
          <w:szCs w:val="24"/>
        </w:rPr>
        <w:t xml:space="preserve">Arc enabled Azure VMware Solution </w:t>
      </w:r>
      <w:r w:rsidR="76DAAE54" w:rsidRPr="0CAACF81">
        <w:rPr>
          <w:rFonts w:ascii="Calibri" w:eastAsia="Calibri" w:hAnsi="Calibri" w:cs="Calibri"/>
          <w:strike/>
          <w:color w:val="24292F"/>
          <w:sz w:val="24"/>
          <w:szCs w:val="24"/>
        </w:rPr>
        <w:t>(AVS)</w:t>
      </w:r>
      <w:r w:rsidRPr="0CAACF81">
        <w:rPr>
          <w:rFonts w:ascii="Calibri" w:eastAsia="Calibri" w:hAnsi="Calibri" w:cs="Calibri"/>
          <w:color w:val="24292F"/>
          <w:sz w:val="24"/>
          <w:szCs w:val="24"/>
        </w:rPr>
        <w:t xml:space="preserve"> vSphere resources that have been made accessible through Azure. This role should be assigned to any users/groups that need to deploy, </w:t>
      </w:r>
      <w:proofErr w:type="gramStart"/>
      <w:r w:rsidRPr="0CAACF81">
        <w:rPr>
          <w:rFonts w:ascii="Calibri" w:eastAsia="Calibri" w:hAnsi="Calibri" w:cs="Calibri"/>
          <w:color w:val="24292F"/>
          <w:sz w:val="24"/>
          <w:szCs w:val="24"/>
        </w:rPr>
        <w:t>update</w:t>
      </w:r>
      <w:proofErr w:type="gramEnd"/>
      <w:r w:rsidRPr="0CAACF81">
        <w:rPr>
          <w:rFonts w:ascii="Calibri" w:eastAsia="Calibri" w:hAnsi="Calibri" w:cs="Calibri"/>
          <w:color w:val="24292F"/>
          <w:sz w:val="24"/>
          <w:szCs w:val="24"/>
        </w:rPr>
        <w:t xml:space="preserve"> or delete VMs.</w:t>
      </w:r>
    </w:p>
    <w:p w14:paraId="5C63C2FA" w14:textId="75698443" w:rsidR="6EFA7164" w:rsidRDefault="5BE9E54F" w:rsidP="447CCBA8">
      <w:pPr>
        <w:rPr>
          <w:rFonts w:ascii="Calibri" w:eastAsia="Calibri" w:hAnsi="Calibri" w:cs="Calibri"/>
          <w:color w:val="24292F"/>
          <w:sz w:val="24"/>
          <w:szCs w:val="24"/>
        </w:rPr>
      </w:pPr>
      <w:r w:rsidRPr="447CCBA8">
        <w:rPr>
          <w:rFonts w:ascii="Calibri" w:eastAsia="Calibri" w:hAnsi="Calibri" w:cs="Calibri"/>
          <w:color w:val="24292F"/>
          <w:sz w:val="24"/>
          <w:szCs w:val="24"/>
        </w:rPr>
        <w:t xml:space="preserve">We recommend assigning this role at the individual resource pool (or host or cluster), virtual network or template that you want the user to deploy VMs </w:t>
      </w:r>
      <w:r w:rsidR="33E4E472" w:rsidRPr="447CCBA8">
        <w:rPr>
          <w:rFonts w:ascii="Calibri" w:eastAsia="Calibri" w:hAnsi="Calibri" w:cs="Calibri"/>
          <w:color w:val="24292F"/>
          <w:sz w:val="24"/>
          <w:szCs w:val="24"/>
        </w:rPr>
        <w:t>with</w:t>
      </w:r>
      <w:r w:rsidR="6FA688E2" w:rsidRPr="447CCBA8">
        <w:rPr>
          <w:rFonts w:ascii="Calibri" w:eastAsia="Calibri" w:hAnsi="Calibri" w:cs="Calibri"/>
          <w:color w:val="24292F"/>
          <w:sz w:val="24"/>
          <w:szCs w:val="24"/>
        </w:rPr>
        <w:t>.</w:t>
      </w:r>
    </w:p>
    <w:p w14:paraId="27FE254E" w14:textId="023F804E" w:rsidR="50C6A4CD" w:rsidRDefault="1B87318C" w:rsidP="54CD8370">
      <w:pPr>
        <w:pStyle w:val="Heading3"/>
        <w:rPr>
          <w:rFonts w:ascii="Calibri" w:eastAsia="Calibri" w:hAnsi="Calibri" w:cs="Calibri"/>
          <w:b/>
          <w:bCs/>
          <w:color w:val="24292F"/>
        </w:rPr>
      </w:pPr>
      <w:r w:rsidRPr="54CD8370">
        <w:rPr>
          <w:rFonts w:ascii="Calibri" w:eastAsia="Calibri" w:hAnsi="Calibri" w:cs="Calibri"/>
          <w:b/>
          <w:bCs/>
          <w:color w:val="24292F"/>
        </w:rPr>
        <w:t xml:space="preserve">Azure Arc </w:t>
      </w:r>
      <w:r w:rsidR="6E83D0DB" w:rsidRPr="54CD8370">
        <w:rPr>
          <w:rFonts w:ascii="Calibri" w:eastAsia="Calibri" w:hAnsi="Calibri" w:cs="Calibri"/>
          <w:b/>
          <w:bCs/>
          <w:color w:val="24292F"/>
        </w:rPr>
        <w:t>AVS</w:t>
      </w:r>
      <w:r w:rsidRPr="54CD8370">
        <w:rPr>
          <w:rFonts w:ascii="Calibri" w:eastAsia="Calibri" w:hAnsi="Calibri" w:cs="Calibri"/>
          <w:b/>
          <w:bCs/>
          <w:color w:val="24292F"/>
        </w:rPr>
        <w:t xml:space="preserve"> VM Contributor</w:t>
      </w:r>
    </w:p>
    <w:p w14:paraId="76EAD5E9" w14:textId="77117FA9" w:rsidR="50C6A4CD" w:rsidRDefault="1B87318C" w:rsidP="54CD8370">
      <w:pPr>
        <w:rPr>
          <w:rFonts w:ascii="Calibri" w:eastAsia="Calibri" w:hAnsi="Calibri" w:cs="Calibri"/>
          <w:color w:val="24292F"/>
          <w:sz w:val="24"/>
          <w:szCs w:val="24"/>
        </w:rPr>
      </w:pPr>
      <w:r w:rsidRPr="54CD8370">
        <w:rPr>
          <w:rFonts w:ascii="Calibri" w:eastAsia="Calibri" w:hAnsi="Calibri" w:cs="Calibri"/>
          <w:color w:val="24292F"/>
          <w:sz w:val="24"/>
          <w:szCs w:val="24"/>
        </w:rPr>
        <w:t xml:space="preserve">This custom role provides permissions to perform all VMware virtual machine operations. This role should be assigned to any users/groups that need to deploy, </w:t>
      </w:r>
      <w:proofErr w:type="gramStart"/>
      <w:r w:rsidRPr="54CD8370">
        <w:rPr>
          <w:rFonts w:ascii="Calibri" w:eastAsia="Calibri" w:hAnsi="Calibri" w:cs="Calibri"/>
          <w:color w:val="24292F"/>
          <w:sz w:val="24"/>
          <w:szCs w:val="24"/>
        </w:rPr>
        <w:t>update</w:t>
      </w:r>
      <w:proofErr w:type="gramEnd"/>
      <w:r w:rsidRPr="54CD8370">
        <w:rPr>
          <w:rFonts w:ascii="Calibri" w:eastAsia="Calibri" w:hAnsi="Calibri" w:cs="Calibri"/>
          <w:color w:val="24292F"/>
          <w:sz w:val="24"/>
          <w:szCs w:val="24"/>
        </w:rPr>
        <w:t xml:space="preserve"> or delete VMs.</w:t>
      </w:r>
    </w:p>
    <w:p w14:paraId="5F798829" w14:textId="7CB2E1B9" w:rsidR="50C6A4CD" w:rsidRDefault="5BE9E54F" w:rsidP="658EE2ED">
      <w:pPr>
        <w:rPr>
          <w:rFonts w:ascii="Calibri" w:eastAsia="Calibri" w:hAnsi="Calibri" w:cs="Calibri"/>
          <w:color w:val="24292F"/>
          <w:sz w:val="24"/>
          <w:szCs w:val="24"/>
        </w:rPr>
      </w:pPr>
      <w:r w:rsidRPr="447CCBA8">
        <w:rPr>
          <w:rFonts w:ascii="Calibri" w:eastAsia="Calibri" w:hAnsi="Calibri" w:cs="Calibri"/>
          <w:color w:val="24292F"/>
          <w:sz w:val="24"/>
          <w:szCs w:val="24"/>
        </w:rPr>
        <w:t xml:space="preserve">We recommend assigning this role at the subscription </w:t>
      </w:r>
      <w:r w:rsidR="6AD24696" w:rsidRPr="447CCBA8">
        <w:rPr>
          <w:rFonts w:ascii="Calibri" w:eastAsia="Calibri" w:hAnsi="Calibri" w:cs="Calibri"/>
          <w:color w:val="24292F"/>
          <w:sz w:val="24"/>
          <w:szCs w:val="24"/>
        </w:rPr>
        <w:t xml:space="preserve">level </w:t>
      </w:r>
      <w:r w:rsidRPr="447CCBA8">
        <w:rPr>
          <w:rFonts w:ascii="Calibri" w:eastAsia="Calibri" w:hAnsi="Calibri" w:cs="Calibri"/>
          <w:color w:val="24292F"/>
          <w:sz w:val="24"/>
          <w:szCs w:val="24"/>
        </w:rPr>
        <w:t xml:space="preserve">or resource group you want the user to deploy VMs </w:t>
      </w:r>
      <w:r w:rsidR="72729AA5" w:rsidRPr="447CCBA8">
        <w:rPr>
          <w:rFonts w:ascii="Calibri" w:eastAsia="Calibri" w:hAnsi="Calibri" w:cs="Calibri"/>
          <w:color w:val="24292F"/>
          <w:sz w:val="24"/>
          <w:szCs w:val="24"/>
        </w:rPr>
        <w:t>with</w:t>
      </w:r>
      <w:r w:rsidR="6A739A43" w:rsidRPr="447CCBA8">
        <w:rPr>
          <w:rFonts w:ascii="Calibri" w:eastAsia="Calibri" w:hAnsi="Calibri" w:cs="Calibri"/>
          <w:color w:val="24292F"/>
          <w:sz w:val="24"/>
          <w:szCs w:val="24"/>
        </w:rPr>
        <w:t>.</w:t>
      </w:r>
    </w:p>
    <w:p w14:paraId="7EEC0957" w14:textId="1F4615B8" w:rsidR="16D354BA" w:rsidRDefault="16D354BA" w:rsidP="658EE2ED"/>
    <w:p w14:paraId="6FE79042" w14:textId="6DE9AFB7" w:rsidR="50C6A4CD" w:rsidRDefault="1B87318C" w:rsidP="370F1D64">
      <w:pPr>
        <w:pStyle w:val="Heading2"/>
        <w:rPr>
          <w:rFonts w:ascii="Calibri" w:eastAsia="Calibri" w:hAnsi="Calibri" w:cs="Calibri"/>
          <w:b/>
          <w:bCs/>
          <w:color w:val="24292F"/>
          <w:sz w:val="24"/>
          <w:szCs w:val="24"/>
        </w:rPr>
      </w:pPr>
      <w:r w:rsidRPr="54CD8370">
        <w:rPr>
          <w:rFonts w:ascii="Calibri" w:eastAsia="Calibri" w:hAnsi="Calibri" w:cs="Calibri"/>
          <w:b/>
          <w:bCs/>
          <w:color w:val="24292F"/>
          <w:sz w:val="24"/>
          <w:szCs w:val="24"/>
        </w:rPr>
        <w:t>Assigning the custom roles to users/groups</w:t>
      </w:r>
    </w:p>
    <w:p w14:paraId="35F161D3" w14:textId="2BD77D55" w:rsidR="370F1D64" w:rsidRDefault="370F1D64" w:rsidP="370F1D64"/>
    <w:p w14:paraId="16C72CD2" w14:textId="79C5C49A" w:rsidR="50C6A4CD" w:rsidRDefault="1B87318C" w:rsidP="370F1D64">
      <w:pPr>
        <w:pStyle w:val="ListParagraph"/>
        <w:numPr>
          <w:ilvl w:val="0"/>
          <w:numId w:val="41"/>
        </w:numPr>
        <w:rPr>
          <w:rFonts w:eastAsiaTheme="minorEastAsia"/>
          <w:color w:val="24292F"/>
          <w:sz w:val="24"/>
          <w:szCs w:val="24"/>
        </w:rPr>
      </w:pPr>
      <w:r w:rsidRPr="6C5786AE">
        <w:rPr>
          <w:rFonts w:ascii="Calibri" w:eastAsia="Calibri" w:hAnsi="Calibri" w:cs="Calibri"/>
          <w:color w:val="24292F"/>
          <w:sz w:val="24"/>
          <w:szCs w:val="24"/>
        </w:rPr>
        <w:t xml:space="preserve">Go to </w:t>
      </w:r>
      <w:r w:rsidR="60688225" w:rsidRPr="6C5786AE">
        <w:rPr>
          <w:rFonts w:ascii="Calibri" w:eastAsia="Calibri" w:hAnsi="Calibri" w:cs="Calibri"/>
          <w:color w:val="24292F"/>
          <w:sz w:val="24"/>
          <w:szCs w:val="24"/>
        </w:rPr>
        <w:t xml:space="preserve">the </w:t>
      </w:r>
      <w:hyperlink r:id="rId18">
        <w:r w:rsidR="60688225" w:rsidRPr="6C5786AE">
          <w:rPr>
            <w:rStyle w:val="Hyperlink"/>
            <w:rFonts w:ascii="Calibri" w:eastAsia="Calibri" w:hAnsi="Calibri" w:cs="Calibri"/>
            <w:sz w:val="24"/>
            <w:szCs w:val="24"/>
          </w:rPr>
          <w:t>Azure portal</w:t>
        </w:r>
      </w:hyperlink>
    </w:p>
    <w:p w14:paraId="7223707F" w14:textId="190726A2" w:rsidR="50C6A4CD" w:rsidRDefault="1B87318C" w:rsidP="370F1D64">
      <w:pPr>
        <w:pStyle w:val="ListParagraph"/>
        <w:numPr>
          <w:ilvl w:val="0"/>
          <w:numId w:val="41"/>
        </w:numPr>
        <w:rPr>
          <w:color w:val="24292F"/>
          <w:sz w:val="24"/>
          <w:szCs w:val="24"/>
        </w:rPr>
      </w:pPr>
      <w:r w:rsidRPr="54CD8370">
        <w:rPr>
          <w:rFonts w:ascii="Calibri" w:eastAsia="Calibri" w:hAnsi="Calibri" w:cs="Calibri"/>
          <w:color w:val="24292F"/>
          <w:sz w:val="24"/>
          <w:szCs w:val="24"/>
        </w:rPr>
        <w:t>Search and navigate to the subscription, resource group or the resource at which scope you want to provide this role.</w:t>
      </w:r>
    </w:p>
    <w:p w14:paraId="2B13B5FD" w14:textId="0B55EBA7" w:rsidR="50C6A4CD" w:rsidRDefault="1B87318C" w:rsidP="370F1D64">
      <w:pPr>
        <w:pStyle w:val="ListParagraph"/>
        <w:numPr>
          <w:ilvl w:val="0"/>
          <w:numId w:val="41"/>
        </w:numPr>
        <w:rPr>
          <w:color w:val="24292F"/>
          <w:sz w:val="24"/>
          <w:szCs w:val="24"/>
        </w:rPr>
      </w:pPr>
      <w:r w:rsidRPr="0CAACF81">
        <w:rPr>
          <w:rFonts w:ascii="Calibri" w:eastAsia="Calibri" w:hAnsi="Calibri" w:cs="Calibri"/>
          <w:color w:val="24292F"/>
          <w:sz w:val="24"/>
          <w:szCs w:val="24"/>
        </w:rPr>
        <w:lastRenderedPageBreak/>
        <w:t>To find the Arc enabled</w:t>
      </w:r>
      <w:r w:rsidR="25F8C435" w:rsidRPr="0CAACF81">
        <w:rPr>
          <w:rFonts w:ascii="Calibri" w:eastAsia="Calibri" w:hAnsi="Calibri" w:cs="Calibri"/>
          <w:color w:val="24292F"/>
          <w:sz w:val="24"/>
          <w:szCs w:val="24"/>
        </w:rPr>
        <w:t xml:space="preserve"> Azure VMware Solution </w:t>
      </w:r>
      <w:r w:rsidR="25F8C435" w:rsidRPr="0CAACF81">
        <w:rPr>
          <w:rFonts w:ascii="Calibri" w:eastAsia="Calibri" w:hAnsi="Calibri" w:cs="Calibri"/>
          <w:strike/>
          <w:color w:val="24292F"/>
          <w:sz w:val="24"/>
          <w:szCs w:val="24"/>
        </w:rPr>
        <w:t>(AVS)</w:t>
      </w:r>
      <w:r w:rsidR="25F8C435" w:rsidRPr="0CAACF81">
        <w:rPr>
          <w:rFonts w:ascii="Calibri" w:eastAsia="Calibri" w:hAnsi="Calibri" w:cs="Calibri"/>
          <w:color w:val="24292F"/>
          <w:sz w:val="24"/>
          <w:szCs w:val="24"/>
        </w:rPr>
        <w:t xml:space="preserve"> vCenter </w:t>
      </w:r>
      <w:r w:rsidRPr="0CAACF81">
        <w:rPr>
          <w:rFonts w:ascii="Calibri" w:eastAsia="Calibri" w:hAnsi="Calibri" w:cs="Calibri"/>
          <w:color w:val="24292F"/>
          <w:sz w:val="24"/>
          <w:szCs w:val="24"/>
        </w:rPr>
        <w:t xml:space="preserve">  resources,</w:t>
      </w:r>
    </w:p>
    <w:p w14:paraId="2D6D23BB" w14:textId="2A0C0616" w:rsidR="50C6A4CD" w:rsidRDefault="1B87318C" w:rsidP="54CD8370">
      <w:pPr>
        <w:pStyle w:val="ListParagraph"/>
        <w:numPr>
          <w:ilvl w:val="1"/>
          <w:numId w:val="12"/>
        </w:numPr>
        <w:rPr>
          <w:rFonts w:eastAsiaTheme="minorEastAsia"/>
          <w:color w:val="24292F"/>
          <w:sz w:val="24"/>
          <w:szCs w:val="24"/>
        </w:rPr>
      </w:pPr>
      <w:r w:rsidRPr="54CD8370">
        <w:rPr>
          <w:rFonts w:ascii="Calibri" w:eastAsia="Calibri" w:hAnsi="Calibri" w:cs="Calibri"/>
          <w:color w:val="24292F"/>
          <w:sz w:val="24"/>
          <w:szCs w:val="24"/>
        </w:rPr>
        <w:t xml:space="preserve">navigate to the resource group and select the </w:t>
      </w:r>
      <w:r w:rsidRPr="54CD8370">
        <w:rPr>
          <w:rFonts w:ascii="Calibri" w:eastAsia="Calibri" w:hAnsi="Calibri" w:cs="Calibri"/>
          <w:b/>
          <w:bCs/>
          <w:color w:val="24292F"/>
          <w:sz w:val="24"/>
          <w:szCs w:val="24"/>
        </w:rPr>
        <w:t xml:space="preserve">Show hidden </w:t>
      </w:r>
      <w:proofErr w:type="gramStart"/>
      <w:r w:rsidRPr="54CD8370">
        <w:rPr>
          <w:rFonts w:ascii="Calibri" w:eastAsia="Calibri" w:hAnsi="Calibri" w:cs="Calibri"/>
          <w:b/>
          <w:bCs/>
          <w:color w:val="24292F"/>
          <w:sz w:val="24"/>
          <w:szCs w:val="24"/>
        </w:rPr>
        <w:t>types</w:t>
      </w:r>
      <w:proofErr w:type="gramEnd"/>
      <w:r w:rsidRPr="54CD8370">
        <w:rPr>
          <w:rFonts w:ascii="Calibri" w:eastAsia="Calibri" w:hAnsi="Calibri" w:cs="Calibri"/>
          <w:color w:val="24292F"/>
          <w:sz w:val="24"/>
          <w:szCs w:val="24"/>
        </w:rPr>
        <w:t xml:space="preserve"> checkbox.</w:t>
      </w:r>
    </w:p>
    <w:p w14:paraId="6E756DEC" w14:textId="1CBA50AA" w:rsidR="50C6A4CD" w:rsidRDefault="1B87318C" w:rsidP="54CD8370">
      <w:pPr>
        <w:pStyle w:val="ListParagraph"/>
        <w:numPr>
          <w:ilvl w:val="1"/>
          <w:numId w:val="12"/>
        </w:numPr>
        <w:rPr>
          <w:rFonts w:eastAsiaTheme="minorEastAsia"/>
          <w:color w:val="24292F"/>
          <w:sz w:val="24"/>
          <w:szCs w:val="24"/>
        </w:rPr>
      </w:pPr>
      <w:r w:rsidRPr="54CD8370">
        <w:rPr>
          <w:rFonts w:ascii="Calibri" w:eastAsia="Calibri" w:hAnsi="Calibri" w:cs="Calibri"/>
          <w:color w:val="24292F"/>
          <w:sz w:val="24"/>
          <w:szCs w:val="24"/>
        </w:rPr>
        <w:t xml:space="preserve">search for </w:t>
      </w:r>
      <w:r w:rsidRPr="54CD8370">
        <w:rPr>
          <w:rFonts w:ascii="Calibri" w:eastAsia="Calibri" w:hAnsi="Calibri" w:cs="Calibri"/>
          <w:i/>
          <w:iCs/>
          <w:color w:val="24292F"/>
          <w:sz w:val="24"/>
          <w:szCs w:val="24"/>
        </w:rPr>
        <w:t>"</w:t>
      </w:r>
      <w:r w:rsidR="6B2B4822" w:rsidRPr="54CD8370">
        <w:rPr>
          <w:rFonts w:ascii="Calibri" w:eastAsia="Calibri" w:hAnsi="Calibri" w:cs="Calibri"/>
          <w:i/>
          <w:iCs/>
          <w:color w:val="24292F"/>
          <w:sz w:val="24"/>
          <w:szCs w:val="24"/>
        </w:rPr>
        <w:t xml:space="preserve"> AVS/Azure VMware Solution</w:t>
      </w:r>
      <w:r w:rsidRPr="54CD8370">
        <w:rPr>
          <w:rFonts w:ascii="Calibri" w:eastAsia="Calibri" w:hAnsi="Calibri" w:cs="Calibri"/>
          <w:i/>
          <w:iCs/>
          <w:color w:val="24292F"/>
          <w:sz w:val="24"/>
          <w:szCs w:val="24"/>
        </w:rPr>
        <w:t>"</w:t>
      </w:r>
    </w:p>
    <w:p w14:paraId="2A2D10A2" w14:textId="164E6EB5" w:rsidR="50C6A4CD" w:rsidRDefault="1B87318C" w:rsidP="370F1D64">
      <w:pPr>
        <w:pStyle w:val="ListParagraph"/>
        <w:numPr>
          <w:ilvl w:val="0"/>
          <w:numId w:val="41"/>
        </w:numPr>
        <w:rPr>
          <w:rFonts w:eastAsiaTheme="minorEastAsia"/>
          <w:color w:val="24292F"/>
          <w:sz w:val="24"/>
          <w:szCs w:val="24"/>
        </w:rPr>
      </w:pPr>
      <w:r w:rsidRPr="54CD8370">
        <w:rPr>
          <w:rFonts w:ascii="Calibri" w:eastAsia="Calibri" w:hAnsi="Calibri" w:cs="Calibri"/>
          <w:color w:val="24292F"/>
          <w:sz w:val="24"/>
          <w:szCs w:val="24"/>
        </w:rPr>
        <w:t xml:space="preserve">Click on </w:t>
      </w:r>
      <w:r w:rsidRPr="54CD8370">
        <w:rPr>
          <w:rFonts w:ascii="Calibri" w:eastAsia="Calibri" w:hAnsi="Calibri" w:cs="Calibri"/>
          <w:b/>
          <w:bCs/>
          <w:color w:val="24292F"/>
          <w:sz w:val="24"/>
          <w:szCs w:val="24"/>
        </w:rPr>
        <w:t>Access control (IAM)</w:t>
      </w:r>
      <w:r w:rsidRPr="54CD8370">
        <w:rPr>
          <w:rFonts w:ascii="Calibri" w:eastAsia="Calibri" w:hAnsi="Calibri" w:cs="Calibri"/>
          <w:color w:val="24292F"/>
          <w:sz w:val="24"/>
          <w:szCs w:val="24"/>
        </w:rPr>
        <w:t xml:space="preserve"> in the table of contents on the left.</w:t>
      </w:r>
    </w:p>
    <w:p w14:paraId="21ADC22B" w14:textId="523ADA33" w:rsidR="50C6A4CD" w:rsidRDefault="33E20DCF" w:rsidP="370F1D64">
      <w:pPr>
        <w:pStyle w:val="ListParagraph"/>
        <w:numPr>
          <w:ilvl w:val="0"/>
          <w:numId w:val="41"/>
        </w:numPr>
        <w:rPr>
          <w:color w:val="24292F"/>
          <w:sz w:val="24"/>
          <w:szCs w:val="24"/>
        </w:rPr>
      </w:pPr>
      <w:r w:rsidRPr="658EE2ED">
        <w:rPr>
          <w:rFonts w:ascii="Calibri" w:eastAsia="Calibri" w:hAnsi="Calibri" w:cs="Calibri"/>
          <w:color w:val="24292F"/>
          <w:sz w:val="24"/>
          <w:szCs w:val="24"/>
        </w:rPr>
        <w:t xml:space="preserve">Click on </w:t>
      </w:r>
      <w:r w:rsidRPr="658EE2ED">
        <w:rPr>
          <w:rFonts w:ascii="Calibri" w:eastAsia="Calibri" w:hAnsi="Calibri" w:cs="Calibri"/>
          <w:b/>
          <w:bCs/>
          <w:color w:val="24292F"/>
          <w:sz w:val="24"/>
          <w:szCs w:val="24"/>
        </w:rPr>
        <w:t>Add role assignments</w:t>
      </w:r>
      <w:r w:rsidRPr="658EE2ED">
        <w:rPr>
          <w:rFonts w:ascii="Calibri" w:eastAsia="Calibri" w:hAnsi="Calibri" w:cs="Calibri"/>
          <w:color w:val="24292F"/>
          <w:sz w:val="24"/>
          <w:szCs w:val="24"/>
        </w:rPr>
        <w:t xml:space="preserve"> on the </w:t>
      </w:r>
      <w:r w:rsidRPr="658EE2ED">
        <w:rPr>
          <w:rFonts w:ascii="Calibri" w:eastAsia="Calibri" w:hAnsi="Calibri" w:cs="Calibri"/>
          <w:b/>
          <w:bCs/>
          <w:color w:val="24292F"/>
          <w:sz w:val="24"/>
          <w:szCs w:val="24"/>
        </w:rPr>
        <w:t>Grant access to this resource</w:t>
      </w:r>
      <w:r w:rsidR="55078369" w:rsidRPr="658EE2ED">
        <w:rPr>
          <w:rFonts w:ascii="Calibri" w:eastAsia="Calibri" w:hAnsi="Calibri" w:cs="Calibri"/>
          <w:color w:val="24292F"/>
          <w:sz w:val="24"/>
          <w:szCs w:val="24"/>
        </w:rPr>
        <w:t>.</w:t>
      </w:r>
    </w:p>
    <w:p w14:paraId="094EE1B2" w14:textId="15D320CE" w:rsidR="50C6A4CD" w:rsidRDefault="1B87318C" w:rsidP="370F1D64">
      <w:pPr>
        <w:pStyle w:val="ListParagraph"/>
        <w:numPr>
          <w:ilvl w:val="0"/>
          <w:numId w:val="41"/>
        </w:numPr>
        <w:rPr>
          <w:color w:val="24292F"/>
          <w:sz w:val="24"/>
          <w:szCs w:val="24"/>
        </w:rPr>
      </w:pPr>
      <w:r w:rsidRPr="54CD8370">
        <w:rPr>
          <w:rFonts w:ascii="Calibri" w:eastAsia="Calibri" w:hAnsi="Calibri" w:cs="Calibri"/>
          <w:color w:val="24292F"/>
          <w:sz w:val="24"/>
          <w:szCs w:val="24"/>
        </w:rPr>
        <w:t xml:space="preserve">Select the custom role you want to assign (one of </w:t>
      </w:r>
      <w:r w:rsidRPr="54CD8370">
        <w:rPr>
          <w:rFonts w:ascii="Calibri" w:eastAsia="Calibri" w:hAnsi="Calibri" w:cs="Calibri"/>
          <w:b/>
          <w:bCs/>
          <w:color w:val="24292F"/>
          <w:sz w:val="24"/>
          <w:szCs w:val="24"/>
        </w:rPr>
        <w:t xml:space="preserve">Azure Arc </w:t>
      </w:r>
      <w:r w:rsidR="59BD6380" w:rsidRPr="54CD8370">
        <w:rPr>
          <w:rFonts w:ascii="Calibri" w:eastAsia="Calibri" w:hAnsi="Calibri" w:cs="Calibri"/>
          <w:b/>
          <w:bCs/>
          <w:color w:val="24292F"/>
          <w:sz w:val="24"/>
          <w:szCs w:val="24"/>
        </w:rPr>
        <w:t>AVS</w:t>
      </w:r>
      <w:r w:rsidRPr="54CD8370">
        <w:rPr>
          <w:rFonts w:ascii="Calibri" w:eastAsia="Calibri" w:hAnsi="Calibri" w:cs="Calibri"/>
          <w:b/>
          <w:bCs/>
          <w:color w:val="24292F"/>
          <w:sz w:val="24"/>
          <w:szCs w:val="24"/>
        </w:rPr>
        <w:t xml:space="preserve"> Administrator</w:t>
      </w:r>
      <w:r w:rsidRPr="54CD8370">
        <w:rPr>
          <w:rFonts w:ascii="Calibri" w:eastAsia="Calibri" w:hAnsi="Calibri" w:cs="Calibri"/>
          <w:color w:val="24292F"/>
          <w:sz w:val="24"/>
          <w:szCs w:val="24"/>
        </w:rPr>
        <w:t xml:space="preserve">, </w:t>
      </w:r>
      <w:r w:rsidRPr="54CD8370">
        <w:rPr>
          <w:rFonts w:ascii="Calibri" w:eastAsia="Calibri" w:hAnsi="Calibri" w:cs="Calibri"/>
          <w:b/>
          <w:bCs/>
          <w:color w:val="24292F"/>
          <w:sz w:val="24"/>
          <w:szCs w:val="24"/>
        </w:rPr>
        <w:t xml:space="preserve">Azure Arc </w:t>
      </w:r>
      <w:r w:rsidR="18A51485" w:rsidRPr="54CD8370">
        <w:rPr>
          <w:rFonts w:ascii="Calibri" w:eastAsia="Calibri" w:hAnsi="Calibri" w:cs="Calibri"/>
          <w:b/>
          <w:bCs/>
          <w:color w:val="24292F"/>
          <w:sz w:val="24"/>
          <w:szCs w:val="24"/>
        </w:rPr>
        <w:t>AVS</w:t>
      </w:r>
      <w:r w:rsidR="4673C64B" w:rsidRPr="54CD8370">
        <w:rPr>
          <w:rFonts w:ascii="Calibri" w:eastAsia="Calibri" w:hAnsi="Calibri" w:cs="Calibri"/>
          <w:b/>
          <w:bCs/>
          <w:color w:val="24292F"/>
          <w:sz w:val="24"/>
          <w:szCs w:val="24"/>
        </w:rPr>
        <w:t xml:space="preserve"> </w:t>
      </w:r>
      <w:r w:rsidRPr="54CD8370">
        <w:rPr>
          <w:rFonts w:ascii="Calibri" w:eastAsia="Calibri" w:hAnsi="Calibri" w:cs="Calibri"/>
          <w:b/>
          <w:bCs/>
          <w:color w:val="24292F"/>
          <w:sz w:val="24"/>
          <w:szCs w:val="24"/>
        </w:rPr>
        <w:t>Private Cloud User</w:t>
      </w:r>
      <w:r w:rsidRPr="54CD8370">
        <w:rPr>
          <w:rFonts w:ascii="Calibri" w:eastAsia="Calibri" w:hAnsi="Calibri" w:cs="Calibri"/>
          <w:color w:val="24292F"/>
          <w:sz w:val="24"/>
          <w:szCs w:val="24"/>
        </w:rPr>
        <w:t xml:space="preserve"> or </w:t>
      </w:r>
      <w:r w:rsidRPr="54CD8370">
        <w:rPr>
          <w:rFonts w:ascii="Calibri" w:eastAsia="Calibri" w:hAnsi="Calibri" w:cs="Calibri"/>
          <w:b/>
          <w:bCs/>
          <w:color w:val="24292F"/>
          <w:sz w:val="24"/>
          <w:szCs w:val="24"/>
        </w:rPr>
        <w:t xml:space="preserve">Azure Arc </w:t>
      </w:r>
      <w:r w:rsidR="64346C82" w:rsidRPr="54CD8370">
        <w:rPr>
          <w:rFonts w:ascii="Calibri" w:eastAsia="Calibri" w:hAnsi="Calibri" w:cs="Calibri"/>
          <w:b/>
          <w:bCs/>
          <w:color w:val="24292F"/>
          <w:sz w:val="24"/>
          <w:szCs w:val="24"/>
        </w:rPr>
        <w:t>AVS</w:t>
      </w:r>
      <w:r w:rsidRPr="54CD8370">
        <w:rPr>
          <w:rFonts w:ascii="Calibri" w:eastAsia="Calibri" w:hAnsi="Calibri" w:cs="Calibri"/>
          <w:b/>
          <w:bCs/>
          <w:color w:val="24292F"/>
          <w:sz w:val="24"/>
          <w:szCs w:val="24"/>
        </w:rPr>
        <w:t xml:space="preserve"> VM Contributor</w:t>
      </w:r>
      <w:r w:rsidRPr="54CD8370">
        <w:rPr>
          <w:rFonts w:ascii="Calibri" w:eastAsia="Calibri" w:hAnsi="Calibri" w:cs="Calibri"/>
          <w:color w:val="24292F"/>
          <w:sz w:val="24"/>
          <w:szCs w:val="24"/>
        </w:rPr>
        <w:t>)</w:t>
      </w:r>
    </w:p>
    <w:p w14:paraId="1A4EE306" w14:textId="263BEB95" w:rsidR="50C6A4CD" w:rsidRDefault="195E15F0" w:rsidP="370F1D64">
      <w:pPr>
        <w:pStyle w:val="ListParagraph"/>
        <w:numPr>
          <w:ilvl w:val="0"/>
          <w:numId w:val="41"/>
        </w:numPr>
        <w:rPr>
          <w:color w:val="24292F"/>
          <w:sz w:val="24"/>
          <w:szCs w:val="24"/>
        </w:rPr>
      </w:pPr>
      <w:r w:rsidRPr="611D993C">
        <w:rPr>
          <w:rFonts w:ascii="Calibri" w:eastAsia="Calibri" w:hAnsi="Calibri" w:cs="Calibri"/>
          <w:color w:val="24292F"/>
          <w:sz w:val="24"/>
          <w:szCs w:val="24"/>
        </w:rPr>
        <w:t xml:space="preserve">Search for AAD user or group that you want </w:t>
      </w:r>
      <w:proofErr w:type="gramStart"/>
      <w:r w:rsidRPr="611D993C">
        <w:rPr>
          <w:rFonts w:ascii="Calibri" w:eastAsia="Calibri" w:hAnsi="Calibri" w:cs="Calibri"/>
          <w:color w:val="24292F"/>
          <w:sz w:val="24"/>
          <w:szCs w:val="24"/>
        </w:rPr>
        <w:t>assign</w:t>
      </w:r>
      <w:proofErr w:type="gramEnd"/>
      <w:r w:rsidRPr="611D993C">
        <w:rPr>
          <w:rFonts w:ascii="Calibri" w:eastAsia="Calibri" w:hAnsi="Calibri" w:cs="Calibri"/>
          <w:color w:val="24292F"/>
          <w:sz w:val="24"/>
          <w:szCs w:val="24"/>
        </w:rPr>
        <w:t xml:space="preserve"> this role to</w:t>
      </w:r>
    </w:p>
    <w:p w14:paraId="071E20FF" w14:textId="7D954404" w:rsidR="50C6A4CD" w:rsidRDefault="4D106369" w:rsidP="15149B22">
      <w:pPr>
        <w:pStyle w:val="ListParagraph"/>
        <w:numPr>
          <w:ilvl w:val="0"/>
          <w:numId w:val="25"/>
        </w:numPr>
        <w:rPr>
          <w:rFonts w:eastAsiaTheme="minorEastAsia"/>
          <w:color w:val="24292F"/>
          <w:sz w:val="24"/>
          <w:szCs w:val="24"/>
        </w:rPr>
      </w:pPr>
      <w:r w:rsidRPr="15149B22">
        <w:rPr>
          <w:rFonts w:ascii="Calibri" w:eastAsia="Calibri" w:hAnsi="Calibri" w:cs="Calibri"/>
          <w:color w:val="24292F"/>
          <w:sz w:val="24"/>
          <w:szCs w:val="24"/>
        </w:rPr>
        <w:t>Click on the AAD user or group name to select. Repeat this for each user/group you want to provide this permission.</w:t>
      </w:r>
    </w:p>
    <w:p w14:paraId="7A8D908F" w14:textId="2CF30F6A" w:rsidR="50C6A4CD" w:rsidRDefault="6B596539" w:rsidP="1F8C17DE">
      <w:pPr>
        <w:pStyle w:val="ListParagraph"/>
        <w:numPr>
          <w:ilvl w:val="0"/>
          <w:numId w:val="25"/>
        </w:numPr>
        <w:rPr>
          <w:rFonts w:eastAsiaTheme="minorEastAsia"/>
          <w:color w:val="24292F"/>
          <w:sz w:val="24"/>
          <w:szCs w:val="24"/>
        </w:rPr>
      </w:pPr>
      <w:r w:rsidRPr="1F8C17DE">
        <w:rPr>
          <w:rFonts w:ascii="Calibri" w:eastAsia="Calibri" w:hAnsi="Calibri" w:cs="Calibri"/>
          <w:color w:val="24292F"/>
          <w:sz w:val="24"/>
          <w:szCs w:val="24"/>
        </w:rPr>
        <w:t>Repeat the above steps for each scope and role.</w:t>
      </w:r>
    </w:p>
    <w:p w14:paraId="1BEB71E3" w14:textId="6C73F825" w:rsidR="1F8C17DE" w:rsidRDefault="1F8C17DE" w:rsidP="1F8C17DE">
      <w:pPr>
        <w:rPr>
          <w:rFonts w:ascii="Calibri" w:eastAsia="Calibri" w:hAnsi="Calibri" w:cs="Calibri"/>
          <w:color w:val="24292F"/>
          <w:sz w:val="24"/>
          <w:szCs w:val="24"/>
        </w:rPr>
      </w:pPr>
    </w:p>
    <w:p w14:paraId="464E5557" w14:textId="072136DA" w:rsidR="450B13AD" w:rsidRDefault="6D0AF662" w:rsidP="1F8C17DE">
      <w:r>
        <w:rPr>
          <w:noProof/>
        </w:rPr>
        <w:drawing>
          <wp:inline distT="0" distB="0" distL="0" distR="0" wp14:anchorId="711F89D9" wp14:editId="624C72FB">
            <wp:extent cx="5977432" cy="3658063"/>
            <wp:effectExtent l="0" t="0" r="0" b="0"/>
            <wp:docPr id="467375035" name="Picture 467375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7432" cy="3658063"/>
                    </a:xfrm>
                    <a:prstGeom prst="rect">
                      <a:avLst/>
                    </a:prstGeom>
                  </pic:spPr>
                </pic:pic>
              </a:graphicData>
            </a:graphic>
          </wp:inline>
        </w:drawing>
      </w:r>
    </w:p>
    <w:p w14:paraId="6A9C5E7F" w14:textId="3ED5CE45" w:rsidR="50C6A4CD" w:rsidRDefault="50C6A4CD" w:rsidP="54CD8370">
      <w:pPr>
        <w:rPr>
          <w:rFonts w:ascii="Calibri" w:eastAsia="Calibri" w:hAnsi="Calibri" w:cs="Calibri"/>
          <w:color w:val="000000" w:themeColor="text1"/>
          <w:sz w:val="24"/>
          <w:szCs w:val="24"/>
        </w:rPr>
      </w:pPr>
    </w:p>
    <w:p w14:paraId="43C158A6" w14:textId="2581F3FC" w:rsidR="68867F30" w:rsidRDefault="68867F30" w:rsidP="15149B22">
      <w:r>
        <w:rPr>
          <w:noProof/>
        </w:rPr>
        <w:lastRenderedPageBreak/>
        <w:drawing>
          <wp:inline distT="0" distB="0" distL="0" distR="0" wp14:anchorId="45AE0785" wp14:editId="03798835">
            <wp:extent cx="6001077" cy="4619697"/>
            <wp:effectExtent l="0" t="0" r="0" b="0"/>
            <wp:docPr id="1810334901" name="Picture 181033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1077" cy="4619697"/>
                    </a:xfrm>
                    <a:prstGeom prst="rect">
                      <a:avLst/>
                    </a:prstGeom>
                  </pic:spPr>
                </pic:pic>
              </a:graphicData>
            </a:graphic>
          </wp:inline>
        </w:drawing>
      </w:r>
    </w:p>
    <w:p w14:paraId="1C5B254E" w14:textId="5F1D8AAC" w:rsidR="1F8C17DE" w:rsidRDefault="1F8C17DE" w:rsidP="1F8C17DE">
      <w:pPr>
        <w:rPr>
          <w:rFonts w:ascii="Calibri" w:eastAsia="Calibri" w:hAnsi="Calibri" w:cs="Calibri"/>
          <w:color w:val="000000" w:themeColor="text1"/>
          <w:sz w:val="24"/>
          <w:szCs w:val="24"/>
        </w:rPr>
      </w:pPr>
    </w:p>
    <w:p w14:paraId="2225C784" w14:textId="2F81C8B8" w:rsidR="1F8C17DE" w:rsidRDefault="1F8C17DE" w:rsidP="1F8C17DE">
      <w:pPr>
        <w:rPr>
          <w:rFonts w:ascii="Calibri" w:eastAsia="Calibri" w:hAnsi="Calibri" w:cs="Calibri"/>
          <w:color w:val="000000" w:themeColor="text1"/>
          <w:sz w:val="24"/>
          <w:szCs w:val="24"/>
        </w:rPr>
      </w:pPr>
    </w:p>
    <w:p w14:paraId="6DD5466D" w14:textId="7698FDDF" w:rsidR="50C6A4CD" w:rsidRDefault="2EA434C2" w:rsidP="54DF4B0B">
      <w:pPr>
        <w:rPr>
          <w:rFonts w:asciiTheme="majorHAnsi" w:eastAsiaTheme="majorEastAsia" w:hAnsiTheme="majorHAnsi" w:cstheme="majorBidi"/>
          <w:color w:val="2F5496" w:themeColor="accent1" w:themeShade="BF"/>
          <w:sz w:val="32"/>
          <w:szCs w:val="32"/>
        </w:rPr>
      </w:pPr>
      <w:r w:rsidRPr="54DF4B0B">
        <w:rPr>
          <w:rFonts w:asciiTheme="majorHAnsi" w:eastAsiaTheme="majorEastAsia" w:hAnsiTheme="majorHAnsi" w:cstheme="majorBidi"/>
          <w:color w:val="2F5496" w:themeColor="accent1" w:themeShade="BF"/>
          <w:sz w:val="32"/>
          <w:szCs w:val="32"/>
        </w:rPr>
        <w:t>Create Arc enabled A</w:t>
      </w:r>
      <w:r w:rsidR="43CB5A3F" w:rsidRPr="54DF4B0B">
        <w:rPr>
          <w:rFonts w:asciiTheme="majorHAnsi" w:eastAsiaTheme="majorEastAsia" w:hAnsiTheme="majorHAnsi" w:cstheme="majorBidi"/>
          <w:color w:val="2F5496" w:themeColor="accent1" w:themeShade="BF"/>
          <w:sz w:val="32"/>
          <w:szCs w:val="32"/>
        </w:rPr>
        <w:t xml:space="preserve">zure </w:t>
      </w:r>
      <w:r w:rsidRPr="54DF4B0B">
        <w:rPr>
          <w:rFonts w:asciiTheme="majorHAnsi" w:eastAsiaTheme="majorEastAsia" w:hAnsiTheme="majorHAnsi" w:cstheme="majorBidi"/>
          <w:color w:val="2F5496" w:themeColor="accent1" w:themeShade="BF"/>
          <w:sz w:val="32"/>
          <w:szCs w:val="32"/>
        </w:rPr>
        <w:t>V</w:t>
      </w:r>
      <w:r w:rsidR="502E8436" w:rsidRPr="54DF4B0B">
        <w:rPr>
          <w:rFonts w:asciiTheme="majorHAnsi" w:eastAsiaTheme="majorEastAsia" w:hAnsiTheme="majorHAnsi" w:cstheme="majorBidi"/>
          <w:color w:val="2F5496" w:themeColor="accent1" w:themeShade="BF"/>
          <w:sz w:val="32"/>
          <w:szCs w:val="32"/>
        </w:rPr>
        <w:t xml:space="preserve">Mware </w:t>
      </w:r>
      <w:r w:rsidRPr="54DF4B0B">
        <w:rPr>
          <w:rFonts w:asciiTheme="majorHAnsi" w:eastAsiaTheme="majorEastAsia" w:hAnsiTheme="majorHAnsi" w:cstheme="majorBidi"/>
          <w:color w:val="2F5496" w:themeColor="accent1" w:themeShade="BF"/>
          <w:sz w:val="32"/>
          <w:szCs w:val="32"/>
        </w:rPr>
        <w:t>S</w:t>
      </w:r>
      <w:r w:rsidR="1BB539C3" w:rsidRPr="54DF4B0B">
        <w:rPr>
          <w:rFonts w:asciiTheme="majorHAnsi" w:eastAsiaTheme="majorEastAsia" w:hAnsiTheme="majorHAnsi" w:cstheme="majorBidi"/>
          <w:color w:val="2F5496" w:themeColor="accent1" w:themeShade="BF"/>
          <w:sz w:val="32"/>
          <w:szCs w:val="32"/>
        </w:rPr>
        <w:t>olution</w:t>
      </w:r>
      <w:r w:rsidRPr="54DF4B0B">
        <w:rPr>
          <w:rFonts w:asciiTheme="majorHAnsi" w:eastAsiaTheme="majorEastAsia" w:hAnsiTheme="majorHAnsi" w:cstheme="majorBidi"/>
          <w:color w:val="2F5496" w:themeColor="accent1" w:themeShade="BF"/>
          <w:sz w:val="32"/>
          <w:szCs w:val="32"/>
        </w:rPr>
        <w:t xml:space="preserve"> Virtual Machine</w:t>
      </w:r>
    </w:p>
    <w:p w14:paraId="3D68EF34" w14:textId="3B5C2E73" w:rsidR="16DE6BE4" w:rsidRDefault="16DE6BE4" w:rsidP="00130D9D">
      <w:pPr>
        <w:spacing w:after="0"/>
        <w:rPr>
          <w:rFonts w:ascii="Calibri Light" w:eastAsia="Calibri Light" w:hAnsi="Calibri Light" w:cs="Calibri Light"/>
          <w:color w:val="24292F"/>
          <w:sz w:val="24"/>
          <w:szCs w:val="24"/>
        </w:rPr>
      </w:pPr>
      <w:r w:rsidRPr="00130D9D">
        <w:rPr>
          <w:rFonts w:ascii="Calibri" w:eastAsia="Calibri" w:hAnsi="Calibri" w:cs="Calibri"/>
          <w:color w:val="24292F"/>
          <w:sz w:val="24"/>
          <w:szCs w:val="24"/>
        </w:rPr>
        <w:t>This sectio</w:t>
      </w:r>
      <w:r w:rsidR="21CEA89D" w:rsidRPr="00130D9D">
        <w:rPr>
          <w:rFonts w:ascii="Calibri" w:eastAsia="Calibri" w:hAnsi="Calibri" w:cs="Calibri"/>
          <w:color w:val="24292F"/>
          <w:sz w:val="24"/>
          <w:szCs w:val="24"/>
        </w:rPr>
        <w:t xml:space="preserve">n will enable users to </w:t>
      </w:r>
      <w:r w:rsidR="0F1B7770" w:rsidRPr="15149B22">
        <w:rPr>
          <w:rFonts w:ascii="Calibri" w:eastAsia="Calibri" w:hAnsi="Calibri" w:cs="Calibri"/>
          <w:color w:val="24292F"/>
          <w:sz w:val="24"/>
          <w:szCs w:val="24"/>
        </w:rPr>
        <w:t>c</w:t>
      </w:r>
      <w:r w:rsidR="4E945F7D" w:rsidRPr="00130D9D">
        <w:rPr>
          <w:rFonts w:ascii="Calibri" w:eastAsia="Calibri" w:hAnsi="Calibri" w:cs="Calibri"/>
          <w:color w:val="24292F"/>
          <w:sz w:val="24"/>
          <w:szCs w:val="24"/>
        </w:rPr>
        <w:t>reate a virtual machine on VMware vCenter using Azure Ar</w:t>
      </w:r>
      <w:r w:rsidR="4E945F7D" w:rsidRPr="15149B22">
        <w:rPr>
          <w:rFonts w:ascii="Calibri" w:eastAsia="Calibri" w:hAnsi="Calibri" w:cs="Calibri"/>
          <w:color w:val="24292F"/>
          <w:sz w:val="24"/>
          <w:szCs w:val="24"/>
        </w:rPr>
        <w:t>c.</w:t>
      </w:r>
    </w:p>
    <w:p w14:paraId="6CE2A21D" w14:textId="437F1CAC" w:rsidR="50C6A4CD" w:rsidRDefault="50C6A4CD" w:rsidP="54CD8370">
      <w:pPr>
        <w:rPr>
          <w:rFonts w:ascii="Calibri" w:eastAsia="Calibri" w:hAnsi="Calibri" w:cs="Calibri"/>
          <w:color w:val="000000" w:themeColor="text1"/>
          <w:sz w:val="24"/>
          <w:szCs w:val="24"/>
        </w:rPr>
      </w:pPr>
    </w:p>
    <w:p w14:paraId="3BFB99F9" w14:textId="1015AC4C" w:rsidR="50C6A4CD" w:rsidRDefault="6435E415" w:rsidP="54CD8370">
      <w:pPr>
        <w:rPr>
          <w:rFonts w:ascii="Calibri" w:eastAsia="Calibri" w:hAnsi="Calibri" w:cs="Calibri"/>
          <w:b/>
          <w:bCs/>
          <w:color w:val="000000" w:themeColor="text1"/>
          <w:sz w:val="28"/>
          <w:szCs w:val="28"/>
          <w:u w:val="single"/>
        </w:rPr>
      </w:pPr>
      <w:r w:rsidRPr="54CD8370">
        <w:rPr>
          <w:rFonts w:ascii="Calibri" w:eastAsia="Calibri" w:hAnsi="Calibri" w:cs="Calibri"/>
          <w:b/>
          <w:bCs/>
          <w:color w:val="000000" w:themeColor="text1"/>
          <w:sz w:val="28"/>
          <w:szCs w:val="28"/>
          <w:u w:val="single"/>
        </w:rPr>
        <w:t>Pre-requisites to Create Arc enabled AVS VM</w:t>
      </w:r>
    </w:p>
    <w:p w14:paraId="56D7A72A" w14:textId="17502654" w:rsidR="50C6A4CD" w:rsidRDefault="6435E415" w:rsidP="54CD8370">
      <w:pPr>
        <w:pStyle w:val="ListParagraph"/>
        <w:numPr>
          <w:ilvl w:val="0"/>
          <w:numId w:val="20"/>
        </w:numPr>
        <w:rPr>
          <w:rFonts w:eastAsiaTheme="minorEastAsia"/>
          <w:color w:val="24292F"/>
          <w:sz w:val="24"/>
          <w:szCs w:val="24"/>
        </w:rPr>
      </w:pPr>
      <w:r w:rsidRPr="54CD8370">
        <w:rPr>
          <w:rFonts w:ascii="Calibri" w:eastAsia="Calibri" w:hAnsi="Calibri" w:cs="Calibri"/>
          <w:color w:val="24292F"/>
          <w:sz w:val="24"/>
          <w:szCs w:val="24"/>
        </w:rPr>
        <w:t>An Azure subscription and resource group where you have Arc VMware VM contributor role</w:t>
      </w:r>
    </w:p>
    <w:p w14:paraId="64B1A132" w14:textId="54D1C428" w:rsidR="50C6A4CD" w:rsidRDefault="28D47F6A" w:rsidP="2D66C2DB">
      <w:pPr>
        <w:pStyle w:val="ListParagraph"/>
        <w:numPr>
          <w:ilvl w:val="0"/>
          <w:numId w:val="20"/>
        </w:numPr>
        <w:rPr>
          <w:rFonts w:eastAsiaTheme="minorEastAsia"/>
          <w:color w:val="24292F"/>
          <w:sz w:val="24"/>
          <w:szCs w:val="24"/>
        </w:rPr>
      </w:pPr>
      <w:r w:rsidRPr="2D66C2DB">
        <w:rPr>
          <w:rFonts w:ascii="Calibri" w:eastAsia="Calibri" w:hAnsi="Calibri" w:cs="Calibri"/>
          <w:color w:val="24292F"/>
          <w:sz w:val="24"/>
          <w:szCs w:val="24"/>
        </w:rPr>
        <w:t>A resource</w:t>
      </w:r>
      <w:r w:rsidR="23390E9E" w:rsidRPr="2D66C2DB">
        <w:rPr>
          <w:rFonts w:ascii="Calibri" w:eastAsia="Calibri" w:hAnsi="Calibri" w:cs="Calibri"/>
          <w:color w:val="24292F"/>
          <w:sz w:val="24"/>
          <w:szCs w:val="24"/>
        </w:rPr>
        <w:t xml:space="preserve"> </w:t>
      </w:r>
      <w:r w:rsidRPr="2D66C2DB">
        <w:rPr>
          <w:rFonts w:ascii="Calibri" w:eastAsia="Calibri" w:hAnsi="Calibri" w:cs="Calibri"/>
          <w:color w:val="24292F"/>
          <w:sz w:val="24"/>
          <w:szCs w:val="24"/>
        </w:rPr>
        <w:t>pool resource on which you have Arc Private Cloud Resource User Role</w:t>
      </w:r>
    </w:p>
    <w:p w14:paraId="7A760DB6" w14:textId="78A2AA43" w:rsidR="50C6A4CD" w:rsidRDefault="6435E415" w:rsidP="54CD8370">
      <w:pPr>
        <w:pStyle w:val="ListParagraph"/>
        <w:numPr>
          <w:ilvl w:val="0"/>
          <w:numId w:val="20"/>
        </w:numPr>
        <w:rPr>
          <w:rFonts w:eastAsiaTheme="minorEastAsia"/>
          <w:color w:val="24292F"/>
          <w:sz w:val="24"/>
          <w:szCs w:val="24"/>
        </w:rPr>
      </w:pPr>
      <w:r w:rsidRPr="54CD8370">
        <w:rPr>
          <w:rFonts w:ascii="Calibri" w:eastAsia="Calibri" w:hAnsi="Calibri" w:cs="Calibri"/>
          <w:color w:val="24292F"/>
          <w:sz w:val="24"/>
          <w:szCs w:val="24"/>
        </w:rPr>
        <w:t>A virtual machine template resource on which on which you have Arc Private Cloud Resource User Role</w:t>
      </w:r>
    </w:p>
    <w:p w14:paraId="6B396AC7" w14:textId="6B0D42A8" w:rsidR="7031454A" w:rsidRDefault="26FDF3E6" w:rsidP="370F1D64">
      <w:pPr>
        <w:rPr>
          <w:rFonts w:ascii="Calibri" w:eastAsia="Calibri" w:hAnsi="Calibri" w:cs="Calibri"/>
          <w:b/>
          <w:bCs/>
          <w:color w:val="000000" w:themeColor="text1"/>
          <w:sz w:val="28"/>
          <w:szCs w:val="28"/>
          <w:u w:val="single"/>
        </w:rPr>
      </w:pPr>
      <w:r w:rsidRPr="54DF4B0B">
        <w:rPr>
          <w:rFonts w:ascii="Calibri" w:eastAsia="Calibri" w:hAnsi="Calibri" w:cs="Calibri"/>
          <w:color w:val="24292F"/>
          <w:sz w:val="24"/>
          <w:szCs w:val="24"/>
        </w:rPr>
        <w:t xml:space="preserve">[Optional] A virtual network resource on which on which you have Arc Private Cloud Resource User </w:t>
      </w:r>
      <w:proofErr w:type="spellStart"/>
      <w:r w:rsidRPr="54DF4B0B">
        <w:rPr>
          <w:rFonts w:ascii="Calibri" w:eastAsia="Calibri" w:hAnsi="Calibri" w:cs="Calibri"/>
          <w:color w:val="24292F"/>
          <w:sz w:val="24"/>
          <w:szCs w:val="24"/>
        </w:rPr>
        <w:t>Role</w:t>
      </w:r>
      <w:r w:rsidR="7031454A" w:rsidRPr="370F1D64">
        <w:rPr>
          <w:rFonts w:ascii="Calibri" w:eastAsia="Calibri" w:hAnsi="Calibri" w:cs="Calibri"/>
          <w:b/>
          <w:bCs/>
          <w:color w:val="000000" w:themeColor="text1"/>
          <w:sz w:val="28"/>
          <w:szCs w:val="28"/>
          <w:u w:val="single"/>
        </w:rPr>
        <w:t>Create</w:t>
      </w:r>
      <w:proofErr w:type="spellEnd"/>
      <w:r w:rsidR="7031454A" w:rsidRPr="370F1D64">
        <w:rPr>
          <w:rFonts w:ascii="Calibri" w:eastAsia="Calibri" w:hAnsi="Calibri" w:cs="Calibri"/>
          <w:b/>
          <w:bCs/>
          <w:color w:val="000000" w:themeColor="text1"/>
          <w:sz w:val="28"/>
          <w:szCs w:val="28"/>
          <w:u w:val="single"/>
        </w:rPr>
        <w:t xml:space="preserve"> VM flow</w:t>
      </w:r>
    </w:p>
    <w:p w14:paraId="7E210537" w14:textId="445C33F6" w:rsidR="3F4C38E7" w:rsidRDefault="60A17858" w:rsidP="54DF4B0B">
      <w:pPr>
        <w:pStyle w:val="ListParagraph"/>
        <w:numPr>
          <w:ilvl w:val="0"/>
          <w:numId w:val="46"/>
        </w:numPr>
        <w:rPr>
          <w:rFonts w:eastAsiaTheme="minorEastAsia"/>
          <w:b/>
          <w:bCs/>
        </w:rPr>
      </w:pPr>
      <w:r>
        <w:lastRenderedPageBreak/>
        <w:t>Open the</w:t>
      </w:r>
      <w:r w:rsidRPr="6C5786AE">
        <w:rPr>
          <w:b/>
          <w:bCs/>
        </w:rPr>
        <w:t xml:space="preserve"> </w:t>
      </w:r>
      <w:hyperlink r:id="rId21">
        <w:r w:rsidRPr="6C5786AE">
          <w:rPr>
            <w:rStyle w:val="Hyperlink"/>
            <w:b/>
            <w:bCs/>
          </w:rPr>
          <w:t>Azure portal</w:t>
        </w:r>
      </w:hyperlink>
      <w:r>
        <w:t xml:space="preserve"> </w:t>
      </w:r>
    </w:p>
    <w:p w14:paraId="781CF637" w14:textId="0C7DFC2E" w:rsidR="3F4C38E7" w:rsidRDefault="0BC16009" w:rsidP="54DF4B0B">
      <w:pPr>
        <w:pStyle w:val="ListParagraph"/>
        <w:numPr>
          <w:ilvl w:val="0"/>
          <w:numId w:val="46"/>
        </w:numPr>
        <w:rPr>
          <w:rFonts w:eastAsiaTheme="minorEastAsia"/>
        </w:rPr>
      </w:pPr>
      <w:r>
        <w:t>Select</w:t>
      </w:r>
      <w:r w:rsidR="4185E50D">
        <w:t xml:space="preserve"> </w:t>
      </w:r>
      <w:r w:rsidR="4185E50D" w:rsidRPr="54DF4B0B">
        <w:rPr>
          <w:b/>
          <w:bCs/>
        </w:rPr>
        <w:t>+</w:t>
      </w:r>
      <w:r w:rsidR="3B3BAD52" w:rsidRPr="54DF4B0B">
        <w:rPr>
          <w:b/>
          <w:bCs/>
        </w:rPr>
        <w:t xml:space="preserve"> </w:t>
      </w:r>
      <w:r w:rsidR="03B6473C" w:rsidRPr="54DF4B0B">
        <w:rPr>
          <w:b/>
          <w:bCs/>
        </w:rPr>
        <w:t>Create</w:t>
      </w:r>
      <w:r w:rsidR="4185E50D">
        <w:t xml:space="preserve"> drop down</w:t>
      </w:r>
      <w:r w:rsidR="307E6B98">
        <w:t xml:space="preserve"> and s</w:t>
      </w:r>
      <w:r w:rsidR="4185E50D">
        <w:t xml:space="preserve">elect </w:t>
      </w:r>
      <w:r w:rsidR="4185E50D" w:rsidRPr="54DF4B0B">
        <w:rPr>
          <w:b/>
          <w:bCs/>
        </w:rPr>
        <w:t>Azure VMWare Solution Virtual Machine</w:t>
      </w:r>
      <w:r w:rsidR="4185E50D">
        <w:t>.</w:t>
      </w:r>
    </w:p>
    <w:p w14:paraId="16BDE5F3" w14:textId="52BB5AAE" w:rsidR="370F1D64" w:rsidRDefault="370F1D64" w:rsidP="370F1D64">
      <w:pPr>
        <w:pStyle w:val="ListParagraph"/>
        <w:ind w:left="0"/>
      </w:pPr>
    </w:p>
    <w:p w14:paraId="6679202D" w14:textId="2DAEA38E" w:rsidR="2ED62A7C" w:rsidRDefault="3A26015A" w:rsidP="1F8C17DE">
      <w:r>
        <w:rPr>
          <w:noProof/>
        </w:rPr>
        <w:drawing>
          <wp:inline distT="0" distB="0" distL="0" distR="0" wp14:anchorId="06395B8F" wp14:editId="182CD285">
            <wp:extent cx="5724525" cy="2914650"/>
            <wp:effectExtent l="0" t="0" r="0" b="0"/>
            <wp:docPr id="479285291" name="Picture 479285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5" cy="2914650"/>
                    </a:xfrm>
                    <a:prstGeom prst="rect">
                      <a:avLst/>
                    </a:prstGeom>
                  </pic:spPr>
                </pic:pic>
              </a:graphicData>
            </a:graphic>
          </wp:inline>
        </w:drawing>
      </w:r>
    </w:p>
    <w:p w14:paraId="6CB6C99F" w14:textId="72F087F8" w:rsidR="3F4C38E7" w:rsidRDefault="3F4C38E7" w:rsidP="50C6A4CD">
      <w:pPr>
        <w:pStyle w:val="ListParagraph"/>
      </w:pPr>
    </w:p>
    <w:p w14:paraId="55E9B87F" w14:textId="4B644963" w:rsidR="50C6A4CD" w:rsidRDefault="50C6A4CD" w:rsidP="370F1D64">
      <w:pPr>
        <w:pStyle w:val="ListParagraph"/>
      </w:pPr>
    </w:p>
    <w:p w14:paraId="3869DFEA" w14:textId="49A44DB6" w:rsidR="50C6A4CD" w:rsidRDefault="50C6A4CD" w:rsidP="1F8C17DE"/>
    <w:p w14:paraId="5C52990C" w14:textId="128BE6A5" w:rsidR="50C6A4CD" w:rsidRDefault="50C6A4CD" w:rsidP="370F1D64">
      <w:pPr>
        <w:pStyle w:val="ListParagraph"/>
      </w:pPr>
    </w:p>
    <w:p w14:paraId="46BCF1E5" w14:textId="1AB9D349" w:rsidR="3A26015A" w:rsidRDefault="3A26015A" w:rsidP="6E648774">
      <w:pPr>
        <w:pStyle w:val="ListParagraph"/>
        <w:ind w:left="0"/>
      </w:pPr>
      <w:r>
        <w:rPr>
          <w:noProof/>
        </w:rPr>
        <w:drawing>
          <wp:inline distT="0" distB="0" distL="0" distR="0" wp14:anchorId="47E09875" wp14:editId="3DEDC81C">
            <wp:extent cx="5642270" cy="3058297"/>
            <wp:effectExtent l="0" t="0" r="0" b="0"/>
            <wp:docPr id="489818246" name="Picture 489818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42270" cy="3058297"/>
                    </a:xfrm>
                    <a:prstGeom prst="rect">
                      <a:avLst/>
                    </a:prstGeom>
                  </pic:spPr>
                </pic:pic>
              </a:graphicData>
            </a:graphic>
          </wp:inline>
        </w:drawing>
      </w:r>
    </w:p>
    <w:p w14:paraId="333AC1F9" w14:textId="462917B0" w:rsidR="6E648774" w:rsidRDefault="6E648774" w:rsidP="6E648774">
      <w:pPr>
        <w:pStyle w:val="ListParagraph"/>
      </w:pPr>
    </w:p>
    <w:p w14:paraId="7DC8D3E2" w14:textId="1AE736DA" w:rsidR="6E648774" w:rsidRDefault="6E648774" w:rsidP="6E648774">
      <w:pPr>
        <w:pStyle w:val="ListParagraph"/>
      </w:pPr>
    </w:p>
    <w:p w14:paraId="2445E503" w14:textId="3B2DDB4C" w:rsidR="6E648774" w:rsidRDefault="6E648774" w:rsidP="6E648774">
      <w:pPr>
        <w:pStyle w:val="ListParagraph"/>
      </w:pPr>
    </w:p>
    <w:p w14:paraId="604A09F2" w14:textId="1C34C9D2" w:rsidR="6E648774" w:rsidRDefault="6E648774" w:rsidP="6E648774">
      <w:pPr>
        <w:pStyle w:val="ListParagraph"/>
      </w:pPr>
    </w:p>
    <w:p w14:paraId="4EB191CF" w14:textId="2E496223" w:rsidR="50C6A4CD" w:rsidRDefault="178888EA" w:rsidP="54DF4B0B">
      <w:pPr>
        <w:pStyle w:val="ListParagraph"/>
        <w:numPr>
          <w:ilvl w:val="0"/>
          <w:numId w:val="46"/>
        </w:numPr>
        <w:rPr>
          <w:rFonts w:eastAsiaTheme="minorEastAsia"/>
          <w:color w:val="24292F"/>
          <w:sz w:val="24"/>
          <w:szCs w:val="24"/>
        </w:rPr>
      </w:pPr>
      <w:r w:rsidRPr="54DF4B0B">
        <w:rPr>
          <w:rFonts w:ascii="Calibri" w:eastAsia="Calibri" w:hAnsi="Calibri" w:cs="Calibri"/>
          <w:color w:val="24292F"/>
          <w:sz w:val="24"/>
          <w:szCs w:val="24"/>
        </w:rPr>
        <w:t xml:space="preserve">Select the </w:t>
      </w:r>
      <w:r w:rsidRPr="54DF4B0B">
        <w:rPr>
          <w:rFonts w:ascii="Calibri" w:eastAsia="Calibri" w:hAnsi="Calibri" w:cs="Calibri"/>
          <w:b/>
          <w:bCs/>
          <w:color w:val="24292F"/>
          <w:sz w:val="24"/>
          <w:szCs w:val="24"/>
        </w:rPr>
        <w:t>Subscription</w:t>
      </w:r>
      <w:r w:rsidRPr="54DF4B0B">
        <w:rPr>
          <w:rFonts w:ascii="Calibri" w:eastAsia="Calibri" w:hAnsi="Calibri" w:cs="Calibri"/>
          <w:color w:val="24292F"/>
          <w:sz w:val="24"/>
          <w:szCs w:val="24"/>
        </w:rPr>
        <w:t xml:space="preserve"> and </w:t>
      </w:r>
      <w:r w:rsidRPr="54DF4B0B">
        <w:rPr>
          <w:rFonts w:ascii="Calibri" w:eastAsia="Calibri" w:hAnsi="Calibri" w:cs="Calibri"/>
          <w:b/>
          <w:bCs/>
          <w:color w:val="24292F"/>
          <w:sz w:val="24"/>
          <w:szCs w:val="24"/>
        </w:rPr>
        <w:t>Resource group</w:t>
      </w:r>
      <w:r w:rsidRPr="54DF4B0B">
        <w:rPr>
          <w:rFonts w:ascii="Calibri" w:eastAsia="Calibri" w:hAnsi="Calibri" w:cs="Calibri"/>
          <w:color w:val="24292F"/>
          <w:sz w:val="24"/>
          <w:szCs w:val="24"/>
        </w:rPr>
        <w:t xml:space="preserve"> where you want to deploy the VM</w:t>
      </w:r>
      <w:r w:rsidR="4650B9B8" w:rsidRPr="54DF4B0B">
        <w:rPr>
          <w:rFonts w:ascii="Calibri" w:eastAsia="Calibri" w:hAnsi="Calibri" w:cs="Calibri"/>
          <w:color w:val="24292F"/>
          <w:sz w:val="24"/>
          <w:szCs w:val="24"/>
        </w:rPr>
        <w:t>.</w:t>
      </w:r>
    </w:p>
    <w:p w14:paraId="47B3EE8F" w14:textId="4B8E6D6C" w:rsidR="50C6A4CD" w:rsidRDefault="178888EA" w:rsidP="54DF4B0B">
      <w:pPr>
        <w:pStyle w:val="ListParagraph"/>
        <w:numPr>
          <w:ilvl w:val="0"/>
          <w:numId w:val="46"/>
        </w:numPr>
        <w:rPr>
          <w:rFonts w:eastAsiaTheme="minorEastAsia"/>
          <w:color w:val="24292F"/>
          <w:sz w:val="24"/>
          <w:szCs w:val="24"/>
        </w:rPr>
      </w:pPr>
      <w:r w:rsidRPr="54DF4B0B">
        <w:rPr>
          <w:rFonts w:ascii="Calibri" w:eastAsia="Calibri" w:hAnsi="Calibri" w:cs="Calibri"/>
          <w:color w:val="24292F"/>
          <w:sz w:val="24"/>
          <w:szCs w:val="24"/>
        </w:rPr>
        <w:t xml:space="preserve">Provide the </w:t>
      </w:r>
      <w:r w:rsidRPr="54DF4B0B">
        <w:rPr>
          <w:rFonts w:ascii="Calibri" w:eastAsia="Calibri" w:hAnsi="Calibri" w:cs="Calibri"/>
          <w:b/>
          <w:bCs/>
          <w:color w:val="24292F"/>
          <w:sz w:val="24"/>
          <w:szCs w:val="24"/>
        </w:rPr>
        <w:t>Virtual machine name</w:t>
      </w:r>
      <w:r w:rsidR="0743CF8E" w:rsidRPr="54DF4B0B">
        <w:rPr>
          <w:rFonts w:ascii="Calibri" w:eastAsia="Calibri" w:hAnsi="Calibri" w:cs="Calibri"/>
          <w:color w:val="24292F"/>
          <w:sz w:val="24"/>
          <w:szCs w:val="24"/>
        </w:rPr>
        <w:t>.</w:t>
      </w:r>
    </w:p>
    <w:p w14:paraId="33B7C5B6" w14:textId="0CF9385A" w:rsidR="50C6A4CD" w:rsidRDefault="2ED62A7C" w:rsidP="370F1D64">
      <w:pPr>
        <w:pStyle w:val="ListParagraph"/>
        <w:numPr>
          <w:ilvl w:val="0"/>
          <w:numId w:val="46"/>
        </w:numPr>
        <w:rPr>
          <w:rFonts w:eastAsiaTheme="minorEastAsia"/>
          <w:color w:val="24292F"/>
          <w:sz w:val="24"/>
          <w:szCs w:val="24"/>
        </w:rPr>
      </w:pPr>
      <w:r w:rsidRPr="370F1D64">
        <w:rPr>
          <w:rFonts w:ascii="Calibri" w:eastAsia="Calibri" w:hAnsi="Calibri" w:cs="Calibri"/>
          <w:color w:val="24292F"/>
          <w:sz w:val="24"/>
          <w:szCs w:val="24"/>
        </w:rPr>
        <w:t xml:space="preserve">Select a </w:t>
      </w:r>
      <w:r w:rsidRPr="370F1D64">
        <w:rPr>
          <w:rFonts w:ascii="Calibri" w:eastAsia="Calibri" w:hAnsi="Calibri" w:cs="Calibri"/>
          <w:b/>
          <w:bCs/>
          <w:color w:val="24292F"/>
          <w:sz w:val="24"/>
          <w:szCs w:val="24"/>
        </w:rPr>
        <w:t>Custom location</w:t>
      </w:r>
      <w:r w:rsidRPr="370F1D64">
        <w:rPr>
          <w:rFonts w:ascii="Calibri" w:eastAsia="Calibri" w:hAnsi="Calibri" w:cs="Calibri"/>
          <w:color w:val="24292F"/>
          <w:sz w:val="24"/>
          <w:szCs w:val="24"/>
        </w:rPr>
        <w:t xml:space="preserve"> that your administrator has shared with you.</w:t>
      </w:r>
    </w:p>
    <w:p w14:paraId="0CDD8A26" w14:textId="3387BE21" w:rsidR="50C6A4CD" w:rsidRDefault="58752931" w:rsidP="1F8C17DE">
      <w:pPr>
        <w:pStyle w:val="ListParagraph"/>
        <w:numPr>
          <w:ilvl w:val="0"/>
          <w:numId w:val="46"/>
        </w:numPr>
        <w:rPr>
          <w:rFonts w:eastAsiaTheme="minorEastAsia"/>
          <w:color w:val="24292F"/>
          <w:sz w:val="24"/>
          <w:szCs w:val="24"/>
        </w:rPr>
      </w:pPr>
      <w:r w:rsidRPr="1F8C17DE">
        <w:rPr>
          <w:rFonts w:ascii="Calibri" w:eastAsia="Calibri" w:hAnsi="Calibri" w:cs="Calibri"/>
          <w:color w:val="24292F"/>
          <w:sz w:val="24"/>
          <w:szCs w:val="24"/>
        </w:rPr>
        <w:t xml:space="preserve">Pick the </w:t>
      </w:r>
      <w:r w:rsidRPr="1F8C17DE">
        <w:rPr>
          <w:rFonts w:ascii="Calibri" w:eastAsia="Calibri" w:hAnsi="Calibri" w:cs="Calibri"/>
          <w:b/>
          <w:bCs/>
          <w:color w:val="24292F"/>
          <w:sz w:val="24"/>
          <w:szCs w:val="24"/>
        </w:rPr>
        <w:t>Resource pool/cluster/host</w:t>
      </w:r>
      <w:r w:rsidRPr="1F8C17DE">
        <w:rPr>
          <w:rFonts w:ascii="Calibri" w:eastAsia="Calibri" w:hAnsi="Calibri" w:cs="Calibri"/>
          <w:color w:val="24292F"/>
          <w:sz w:val="24"/>
          <w:szCs w:val="24"/>
        </w:rPr>
        <w:t xml:space="preserve"> into which the VM should be deployed.</w:t>
      </w:r>
    </w:p>
    <w:p w14:paraId="436C30F7" w14:textId="7130765F" w:rsidR="50C6A4CD" w:rsidRDefault="2ED62A7C" w:rsidP="370F1D64">
      <w:pPr>
        <w:pStyle w:val="ListParagraph"/>
        <w:numPr>
          <w:ilvl w:val="0"/>
          <w:numId w:val="46"/>
        </w:numPr>
        <w:rPr>
          <w:rFonts w:eastAsiaTheme="minorEastAsia"/>
          <w:color w:val="24292F"/>
          <w:sz w:val="24"/>
          <w:szCs w:val="24"/>
        </w:rPr>
      </w:pPr>
      <w:r w:rsidRPr="370F1D64">
        <w:rPr>
          <w:rFonts w:ascii="Calibri" w:eastAsia="Calibri" w:hAnsi="Calibri" w:cs="Calibri"/>
          <w:color w:val="24292F"/>
          <w:sz w:val="24"/>
          <w:szCs w:val="24"/>
        </w:rPr>
        <w:t xml:space="preserve">Pick the </w:t>
      </w:r>
      <w:r w:rsidRPr="370F1D64">
        <w:rPr>
          <w:rFonts w:ascii="Calibri" w:eastAsia="Calibri" w:hAnsi="Calibri" w:cs="Calibri"/>
          <w:b/>
          <w:bCs/>
          <w:color w:val="24292F"/>
          <w:sz w:val="24"/>
          <w:szCs w:val="24"/>
        </w:rPr>
        <w:t>Template</w:t>
      </w:r>
      <w:r w:rsidRPr="370F1D64">
        <w:rPr>
          <w:rFonts w:ascii="Calibri" w:eastAsia="Calibri" w:hAnsi="Calibri" w:cs="Calibri"/>
          <w:color w:val="24292F"/>
          <w:sz w:val="24"/>
          <w:szCs w:val="24"/>
        </w:rPr>
        <w:t xml:space="preserve"> based on which the VM will be created.</w:t>
      </w:r>
    </w:p>
    <w:p w14:paraId="04DAF42E" w14:textId="063C5037" w:rsidR="50C6A4CD" w:rsidRDefault="6812DBD4" w:rsidP="3DCC9417">
      <w:pPr>
        <w:pStyle w:val="ListParagraph"/>
        <w:numPr>
          <w:ilvl w:val="0"/>
          <w:numId w:val="46"/>
        </w:numPr>
        <w:rPr>
          <w:rFonts w:eastAsiaTheme="minorEastAsia"/>
          <w:color w:val="24292F"/>
          <w:sz w:val="24"/>
          <w:szCs w:val="24"/>
        </w:rPr>
      </w:pPr>
      <w:r w:rsidRPr="3DCC9417">
        <w:rPr>
          <w:rFonts w:ascii="Calibri" w:eastAsia="Calibri" w:hAnsi="Calibri" w:cs="Calibri"/>
          <w:color w:val="24292F"/>
          <w:sz w:val="24"/>
          <w:szCs w:val="24"/>
        </w:rPr>
        <w:t xml:space="preserve">You can optionally </w:t>
      </w:r>
      <w:r w:rsidR="46BD586C" w:rsidRPr="3DCC9417">
        <w:rPr>
          <w:rFonts w:ascii="Calibri" w:eastAsia="Calibri" w:hAnsi="Calibri" w:cs="Calibri"/>
          <w:color w:val="24292F"/>
          <w:sz w:val="24"/>
          <w:szCs w:val="24"/>
        </w:rPr>
        <w:t>choose</w:t>
      </w:r>
      <w:r w:rsidRPr="3DCC9417">
        <w:rPr>
          <w:rFonts w:ascii="Calibri" w:eastAsia="Calibri" w:hAnsi="Calibri" w:cs="Calibri"/>
          <w:color w:val="24292F"/>
          <w:sz w:val="24"/>
          <w:szCs w:val="24"/>
        </w:rPr>
        <w:t xml:space="preserve"> to </w:t>
      </w:r>
      <w:r w:rsidRPr="3DCC9417">
        <w:rPr>
          <w:rFonts w:ascii="Calibri" w:eastAsia="Calibri" w:hAnsi="Calibri" w:cs="Calibri"/>
          <w:b/>
          <w:bCs/>
          <w:color w:val="24292F"/>
          <w:sz w:val="24"/>
          <w:szCs w:val="24"/>
        </w:rPr>
        <w:t>Override the template defaults</w:t>
      </w:r>
      <w:r w:rsidRPr="3DCC9417">
        <w:rPr>
          <w:rFonts w:ascii="Calibri" w:eastAsia="Calibri" w:hAnsi="Calibri" w:cs="Calibri"/>
          <w:color w:val="24292F"/>
          <w:sz w:val="24"/>
          <w:szCs w:val="24"/>
        </w:rPr>
        <w:t xml:space="preserve"> for </w:t>
      </w:r>
      <w:r w:rsidRPr="3DCC9417">
        <w:rPr>
          <w:rFonts w:ascii="Calibri" w:eastAsia="Calibri" w:hAnsi="Calibri" w:cs="Calibri"/>
          <w:b/>
          <w:bCs/>
          <w:color w:val="24292F"/>
          <w:sz w:val="24"/>
          <w:szCs w:val="24"/>
        </w:rPr>
        <w:t>CPU Cores</w:t>
      </w:r>
      <w:r w:rsidRPr="3DCC9417">
        <w:rPr>
          <w:rFonts w:ascii="Calibri" w:eastAsia="Calibri" w:hAnsi="Calibri" w:cs="Calibri"/>
          <w:color w:val="24292F"/>
          <w:sz w:val="24"/>
          <w:szCs w:val="24"/>
        </w:rPr>
        <w:t xml:space="preserve"> and </w:t>
      </w:r>
      <w:r w:rsidRPr="3DCC9417">
        <w:rPr>
          <w:rFonts w:ascii="Calibri" w:eastAsia="Calibri" w:hAnsi="Calibri" w:cs="Calibri"/>
          <w:b/>
          <w:bCs/>
          <w:color w:val="24292F"/>
          <w:sz w:val="24"/>
          <w:szCs w:val="24"/>
        </w:rPr>
        <w:t>Memory</w:t>
      </w:r>
      <w:r w:rsidRPr="3DCC9417">
        <w:rPr>
          <w:rFonts w:ascii="Calibri" w:eastAsia="Calibri" w:hAnsi="Calibri" w:cs="Calibri"/>
          <w:color w:val="24292F"/>
          <w:sz w:val="24"/>
          <w:szCs w:val="24"/>
        </w:rPr>
        <w:t>.</w:t>
      </w:r>
    </w:p>
    <w:p w14:paraId="69CD116E" w14:textId="279446FC" w:rsidR="50C6A4CD" w:rsidRDefault="178888EA" w:rsidP="54DF4B0B">
      <w:pPr>
        <w:pStyle w:val="ListParagraph"/>
        <w:numPr>
          <w:ilvl w:val="0"/>
          <w:numId w:val="46"/>
        </w:numPr>
        <w:rPr>
          <w:rFonts w:eastAsiaTheme="minorEastAsia"/>
          <w:color w:val="24292F"/>
          <w:sz w:val="24"/>
          <w:szCs w:val="24"/>
        </w:rPr>
      </w:pPr>
      <w:r w:rsidRPr="54DF4B0B">
        <w:rPr>
          <w:rFonts w:ascii="Calibri" w:eastAsia="Calibri" w:hAnsi="Calibri" w:cs="Calibri"/>
          <w:color w:val="24292F"/>
          <w:sz w:val="24"/>
          <w:szCs w:val="24"/>
        </w:rPr>
        <w:t xml:space="preserve">If you </w:t>
      </w:r>
      <w:r w:rsidR="1F393FE2" w:rsidRPr="54DF4B0B">
        <w:rPr>
          <w:rFonts w:ascii="Calibri" w:eastAsia="Calibri" w:hAnsi="Calibri" w:cs="Calibri"/>
          <w:color w:val="24292F"/>
          <w:sz w:val="24"/>
          <w:szCs w:val="24"/>
        </w:rPr>
        <w:t xml:space="preserve">choose </w:t>
      </w:r>
      <w:r w:rsidRPr="54DF4B0B">
        <w:rPr>
          <w:rFonts w:ascii="Calibri" w:eastAsia="Calibri" w:hAnsi="Calibri" w:cs="Calibri"/>
          <w:color w:val="24292F"/>
          <w:sz w:val="24"/>
          <w:szCs w:val="24"/>
        </w:rPr>
        <w:t xml:space="preserve">a Windows template, you can provide a </w:t>
      </w:r>
      <w:r w:rsidRPr="54DF4B0B">
        <w:rPr>
          <w:rFonts w:ascii="Calibri" w:eastAsia="Calibri" w:hAnsi="Calibri" w:cs="Calibri"/>
          <w:b/>
          <w:bCs/>
          <w:color w:val="24292F"/>
          <w:sz w:val="24"/>
          <w:szCs w:val="24"/>
        </w:rPr>
        <w:t>Username</w:t>
      </w:r>
      <w:r w:rsidR="2BF3F083" w:rsidRPr="54DF4B0B">
        <w:rPr>
          <w:rFonts w:ascii="Calibri" w:eastAsia="Calibri" w:hAnsi="Calibri" w:cs="Calibri"/>
          <w:b/>
          <w:bCs/>
          <w:color w:val="24292F"/>
          <w:sz w:val="24"/>
          <w:szCs w:val="24"/>
        </w:rPr>
        <w:t xml:space="preserve"> </w:t>
      </w:r>
      <w:r w:rsidR="2BF3F083" w:rsidRPr="54DF4B0B">
        <w:rPr>
          <w:rFonts w:ascii="Calibri" w:eastAsia="Calibri" w:hAnsi="Calibri" w:cs="Calibri"/>
          <w:color w:val="24292F"/>
          <w:sz w:val="24"/>
          <w:szCs w:val="24"/>
        </w:rPr>
        <w:t>and</w:t>
      </w:r>
      <w:r w:rsidRPr="54DF4B0B">
        <w:rPr>
          <w:rFonts w:ascii="Calibri" w:eastAsia="Calibri" w:hAnsi="Calibri" w:cs="Calibri"/>
          <w:color w:val="24292F"/>
          <w:sz w:val="24"/>
          <w:szCs w:val="24"/>
        </w:rPr>
        <w:t xml:space="preserve"> </w:t>
      </w:r>
      <w:r w:rsidRPr="54DF4B0B">
        <w:rPr>
          <w:rFonts w:ascii="Calibri" w:eastAsia="Calibri" w:hAnsi="Calibri" w:cs="Calibri"/>
          <w:b/>
          <w:bCs/>
          <w:color w:val="24292F"/>
          <w:sz w:val="24"/>
          <w:szCs w:val="24"/>
        </w:rPr>
        <w:t>Password</w:t>
      </w:r>
      <w:r w:rsidRPr="54DF4B0B">
        <w:rPr>
          <w:rFonts w:ascii="Calibri" w:eastAsia="Calibri" w:hAnsi="Calibri" w:cs="Calibri"/>
          <w:color w:val="24292F"/>
          <w:sz w:val="24"/>
          <w:szCs w:val="24"/>
        </w:rPr>
        <w:t xml:space="preserve"> for the </w:t>
      </w:r>
      <w:r w:rsidRPr="54DF4B0B">
        <w:rPr>
          <w:rFonts w:ascii="Calibri" w:eastAsia="Calibri" w:hAnsi="Calibri" w:cs="Calibri"/>
          <w:b/>
          <w:bCs/>
          <w:color w:val="24292F"/>
          <w:sz w:val="24"/>
          <w:szCs w:val="24"/>
        </w:rPr>
        <w:t>Administrator account</w:t>
      </w:r>
      <w:r w:rsidRPr="54DF4B0B">
        <w:rPr>
          <w:rFonts w:ascii="Calibri" w:eastAsia="Calibri" w:hAnsi="Calibri" w:cs="Calibri"/>
          <w:color w:val="24292F"/>
          <w:sz w:val="24"/>
          <w:szCs w:val="24"/>
        </w:rPr>
        <w:t>.</w:t>
      </w:r>
    </w:p>
    <w:p w14:paraId="7C35FFAE" w14:textId="54E97AC6" w:rsidR="50C6A4CD" w:rsidRDefault="178888EA" w:rsidP="54DF4B0B">
      <w:pPr>
        <w:pStyle w:val="ListParagraph"/>
        <w:numPr>
          <w:ilvl w:val="0"/>
          <w:numId w:val="46"/>
        </w:numPr>
        <w:rPr>
          <w:rFonts w:eastAsiaTheme="minorEastAsia"/>
          <w:color w:val="24292F"/>
          <w:sz w:val="24"/>
          <w:szCs w:val="24"/>
        </w:rPr>
      </w:pPr>
      <w:r w:rsidRPr="54DF4B0B">
        <w:rPr>
          <w:rFonts w:ascii="Calibri" w:eastAsia="Calibri" w:hAnsi="Calibri" w:cs="Calibri"/>
          <w:color w:val="24292F"/>
          <w:sz w:val="24"/>
          <w:szCs w:val="24"/>
        </w:rPr>
        <w:t>You can optionally change the disks configured in the template. You can add more disks or update existing disks. These disks will be created on the default datastore per the VMWare vCenter storage policies.</w:t>
      </w:r>
    </w:p>
    <w:p w14:paraId="2A339581" w14:textId="061B4661" w:rsidR="50C6A4CD" w:rsidRDefault="2ED62A7C" w:rsidP="370F1D64">
      <w:pPr>
        <w:pStyle w:val="ListParagraph"/>
        <w:numPr>
          <w:ilvl w:val="0"/>
          <w:numId w:val="46"/>
        </w:numPr>
        <w:rPr>
          <w:rFonts w:eastAsiaTheme="minorEastAsia"/>
          <w:color w:val="24292F"/>
          <w:sz w:val="24"/>
          <w:szCs w:val="24"/>
        </w:rPr>
      </w:pPr>
      <w:r w:rsidRPr="370F1D64">
        <w:rPr>
          <w:rFonts w:ascii="Calibri" w:eastAsia="Calibri" w:hAnsi="Calibri" w:cs="Calibri"/>
          <w:color w:val="24292F"/>
          <w:sz w:val="24"/>
          <w:szCs w:val="24"/>
        </w:rPr>
        <w:t>You can optionally change the network interfaces configured in the template. You can add Network interface cards or update existing NICs. You can also change the network that this NIC will be attached to provided you have appropriate permissions to the network resource.</w:t>
      </w:r>
    </w:p>
    <w:p w14:paraId="2B7B9A1F" w14:textId="3EAF9174" w:rsidR="50C6A4CD" w:rsidRDefault="178888EA" w:rsidP="54DF4B0B">
      <w:pPr>
        <w:pStyle w:val="ListParagraph"/>
        <w:numPr>
          <w:ilvl w:val="0"/>
          <w:numId w:val="46"/>
        </w:numPr>
        <w:rPr>
          <w:rFonts w:eastAsiaTheme="minorEastAsia"/>
          <w:color w:val="24292F"/>
          <w:sz w:val="24"/>
          <w:szCs w:val="24"/>
        </w:rPr>
      </w:pPr>
      <w:r w:rsidRPr="54DF4B0B">
        <w:rPr>
          <w:rFonts w:ascii="Calibri" w:eastAsia="Calibri" w:hAnsi="Calibri" w:cs="Calibri"/>
          <w:color w:val="24292F"/>
          <w:sz w:val="24"/>
          <w:szCs w:val="24"/>
        </w:rPr>
        <w:t>You can optionally add tags to the VM resource.</w:t>
      </w:r>
    </w:p>
    <w:p w14:paraId="517DF2D8" w14:textId="02E80BE5" w:rsidR="50C6A4CD" w:rsidRDefault="2ED62A7C" w:rsidP="370F1D64">
      <w:pPr>
        <w:pStyle w:val="ListParagraph"/>
        <w:numPr>
          <w:ilvl w:val="0"/>
          <w:numId w:val="46"/>
        </w:numPr>
        <w:rPr>
          <w:rFonts w:eastAsiaTheme="minorEastAsia"/>
          <w:color w:val="24292F"/>
          <w:sz w:val="24"/>
          <w:szCs w:val="24"/>
        </w:rPr>
      </w:pPr>
      <w:r w:rsidRPr="370F1D64">
        <w:rPr>
          <w:rFonts w:ascii="Calibri" w:eastAsia="Calibri" w:hAnsi="Calibri" w:cs="Calibri"/>
          <w:color w:val="24292F"/>
          <w:sz w:val="24"/>
          <w:szCs w:val="24"/>
        </w:rPr>
        <w:t>Finally click create after reviewing all the properties.</w:t>
      </w:r>
    </w:p>
    <w:p w14:paraId="16C21B25" w14:textId="4DF40852" w:rsidR="50C6A4CD" w:rsidRDefault="64C645BF" w:rsidP="54DF4B0B">
      <w:pPr>
        <w:pStyle w:val="ListParagraph"/>
        <w:numPr>
          <w:ilvl w:val="0"/>
          <w:numId w:val="46"/>
        </w:numPr>
        <w:rPr>
          <w:rFonts w:eastAsiaTheme="minorEastAsia"/>
          <w:color w:val="24292F"/>
          <w:sz w:val="24"/>
          <w:szCs w:val="24"/>
        </w:rPr>
      </w:pPr>
      <w:r w:rsidRPr="54DF4B0B">
        <w:rPr>
          <w:rFonts w:ascii="Calibri" w:eastAsia="Calibri" w:hAnsi="Calibri" w:cs="Calibri"/>
          <w:color w:val="24292F"/>
          <w:sz w:val="24"/>
          <w:szCs w:val="24"/>
        </w:rPr>
        <w:t xml:space="preserve">The VM should be </w:t>
      </w:r>
      <w:proofErr w:type="gramStart"/>
      <w:r w:rsidRPr="54DF4B0B">
        <w:rPr>
          <w:rFonts w:ascii="Calibri" w:eastAsia="Calibri" w:hAnsi="Calibri" w:cs="Calibri"/>
          <w:strike/>
          <w:color w:val="24292F"/>
          <w:sz w:val="24"/>
          <w:szCs w:val="24"/>
        </w:rPr>
        <w:t>provisioned</w:t>
      </w:r>
      <w:r w:rsidRPr="54DF4B0B">
        <w:rPr>
          <w:rFonts w:ascii="Calibri" w:eastAsia="Calibri" w:hAnsi="Calibri" w:cs="Calibri"/>
          <w:color w:val="24292F"/>
          <w:sz w:val="24"/>
          <w:szCs w:val="24"/>
        </w:rPr>
        <w:t xml:space="preserve"> </w:t>
      </w:r>
      <w:r w:rsidR="27371F54" w:rsidRPr="54DF4B0B">
        <w:rPr>
          <w:rFonts w:ascii="Calibri" w:eastAsia="Calibri" w:hAnsi="Calibri" w:cs="Calibri"/>
          <w:color w:val="24292F"/>
          <w:sz w:val="24"/>
          <w:szCs w:val="24"/>
        </w:rPr>
        <w:t>created</w:t>
      </w:r>
      <w:proofErr w:type="gramEnd"/>
      <w:r w:rsidR="27371F54" w:rsidRPr="54DF4B0B">
        <w:rPr>
          <w:rFonts w:ascii="Calibri" w:eastAsia="Calibri" w:hAnsi="Calibri" w:cs="Calibri"/>
          <w:color w:val="24292F"/>
          <w:sz w:val="24"/>
          <w:szCs w:val="24"/>
        </w:rPr>
        <w:t xml:space="preserve"> </w:t>
      </w:r>
      <w:r w:rsidRPr="54DF4B0B">
        <w:rPr>
          <w:rFonts w:ascii="Calibri" w:eastAsia="Calibri" w:hAnsi="Calibri" w:cs="Calibri"/>
          <w:color w:val="24292F"/>
          <w:sz w:val="24"/>
          <w:szCs w:val="24"/>
        </w:rPr>
        <w:t>in a few minutes.</w:t>
      </w:r>
    </w:p>
    <w:p w14:paraId="7A27BA2C" w14:textId="503AA765" w:rsidR="060C5CC0" w:rsidRDefault="060C5CC0" w:rsidP="1F8C17DE">
      <w:pPr>
        <w:rPr>
          <w:rFonts w:ascii="Calibri" w:eastAsia="Calibri" w:hAnsi="Calibri" w:cs="Calibri"/>
          <w:color w:val="24292F"/>
          <w:sz w:val="24"/>
          <w:szCs w:val="24"/>
        </w:rPr>
      </w:pPr>
    </w:p>
    <w:p w14:paraId="52B590F1" w14:textId="24C22555" w:rsidR="060C5CC0" w:rsidRDefault="060C5CC0" w:rsidP="1F8C17DE">
      <w:pPr>
        <w:rPr>
          <w:rFonts w:ascii="Calibri" w:eastAsia="Calibri" w:hAnsi="Calibri" w:cs="Calibri"/>
          <w:color w:val="24292F"/>
          <w:sz w:val="24"/>
          <w:szCs w:val="24"/>
        </w:rPr>
      </w:pPr>
    </w:p>
    <w:p w14:paraId="6F7314C7" w14:textId="5AB5C0BE" w:rsidR="060C5CC0" w:rsidRDefault="060C5CC0" w:rsidP="1F8C17DE">
      <w:pPr>
        <w:rPr>
          <w:rFonts w:ascii="Calibri" w:eastAsia="Calibri" w:hAnsi="Calibri" w:cs="Calibri"/>
          <w:color w:val="24292F"/>
          <w:sz w:val="24"/>
          <w:szCs w:val="24"/>
        </w:rPr>
      </w:pPr>
    </w:p>
    <w:p w14:paraId="2A4A4E29" w14:textId="7C7375F2" w:rsidR="060C5CC0" w:rsidRDefault="060C5CC0" w:rsidP="1F8C17DE">
      <w:pPr>
        <w:rPr>
          <w:rFonts w:ascii="Calibri" w:eastAsia="Calibri" w:hAnsi="Calibri" w:cs="Calibri"/>
          <w:color w:val="24292F"/>
          <w:sz w:val="24"/>
          <w:szCs w:val="24"/>
        </w:rPr>
      </w:pPr>
    </w:p>
    <w:p w14:paraId="51B58C8D" w14:textId="25E0991B" w:rsidR="060C5CC0" w:rsidRDefault="53669BE9" w:rsidP="1F8C17DE">
      <w:r>
        <w:rPr>
          <w:noProof/>
        </w:rPr>
        <w:lastRenderedPageBreak/>
        <w:drawing>
          <wp:inline distT="0" distB="0" distL="0" distR="0" wp14:anchorId="7D10A6A2" wp14:editId="0BF67C12">
            <wp:extent cx="6143625" cy="4371975"/>
            <wp:effectExtent l="0" t="0" r="0" b="0"/>
            <wp:docPr id="1181592966" name="Picture 118159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592966"/>
                    <pic:cNvPicPr/>
                  </pic:nvPicPr>
                  <pic:blipFill>
                    <a:blip r:embed="rId24">
                      <a:extLst>
                        <a:ext uri="{28A0092B-C50C-407E-A947-70E740481C1C}">
                          <a14:useLocalDpi xmlns:a14="http://schemas.microsoft.com/office/drawing/2010/main" val="0"/>
                        </a:ext>
                      </a:extLst>
                    </a:blip>
                    <a:stretch>
                      <a:fillRect/>
                    </a:stretch>
                  </pic:blipFill>
                  <pic:spPr>
                    <a:xfrm>
                      <a:off x="0" y="0"/>
                      <a:ext cx="6143625" cy="4371975"/>
                    </a:xfrm>
                    <a:prstGeom prst="rect">
                      <a:avLst/>
                    </a:prstGeom>
                  </pic:spPr>
                </pic:pic>
              </a:graphicData>
            </a:graphic>
          </wp:inline>
        </w:drawing>
      </w:r>
    </w:p>
    <w:p w14:paraId="12383C60" w14:textId="0468F128" w:rsidR="060C5CC0" w:rsidRDefault="6506C0C9" w:rsidP="1F8C17DE">
      <w:pPr>
        <w:rPr>
          <w:rFonts w:asciiTheme="majorHAnsi" w:eastAsiaTheme="majorEastAsia" w:hAnsiTheme="majorHAnsi" w:cstheme="majorBidi"/>
          <w:color w:val="2F5496" w:themeColor="accent1" w:themeShade="BF"/>
          <w:sz w:val="32"/>
          <w:szCs w:val="32"/>
        </w:rPr>
      </w:pPr>
      <w:r w:rsidRPr="1F8C17DE">
        <w:rPr>
          <w:rFonts w:asciiTheme="majorHAnsi" w:eastAsiaTheme="majorEastAsia" w:hAnsiTheme="majorHAnsi" w:cstheme="majorBidi"/>
          <w:color w:val="2F5496" w:themeColor="accent1" w:themeShade="BF"/>
          <w:sz w:val="32"/>
          <w:szCs w:val="32"/>
        </w:rPr>
        <w:t>Enabl</w:t>
      </w:r>
      <w:r w:rsidR="5F9A0B5D" w:rsidRPr="1F8C17DE">
        <w:rPr>
          <w:rFonts w:asciiTheme="majorHAnsi" w:eastAsiaTheme="majorEastAsia" w:hAnsiTheme="majorHAnsi" w:cstheme="majorBidi"/>
          <w:color w:val="2F5496" w:themeColor="accent1" w:themeShade="BF"/>
          <w:sz w:val="32"/>
          <w:szCs w:val="32"/>
        </w:rPr>
        <w:t>e</w:t>
      </w:r>
      <w:r w:rsidRPr="1F8C17DE">
        <w:rPr>
          <w:rFonts w:asciiTheme="majorHAnsi" w:eastAsiaTheme="majorEastAsia" w:hAnsiTheme="majorHAnsi" w:cstheme="majorBidi"/>
          <w:color w:val="2F5496" w:themeColor="accent1" w:themeShade="BF"/>
          <w:sz w:val="32"/>
          <w:szCs w:val="32"/>
        </w:rPr>
        <w:t xml:space="preserve"> Guest Management and Extension Installation:</w:t>
      </w:r>
    </w:p>
    <w:p w14:paraId="7EC3156D" w14:textId="71555AF7" w:rsidR="060C5CC0" w:rsidRDefault="2DF75CBB" w:rsidP="459225C9">
      <w:pPr>
        <w:pStyle w:val="Heading3"/>
      </w:pPr>
      <w:r w:rsidRPr="459225C9">
        <w:rPr>
          <w:rFonts w:ascii="Calibri" w:eastAsia="Calibri" w:hAnsi="Calibri" w:cs="Calibri"/>
          <w:b/>
          <w:bCs/>
          <w:color w:val="24292F"/>
        </w:rPr>
        <w:t>Prerequisite</w:t>
      </w:r>
    </w:p>
    <w:p w14:paraId="24E07492" w14:textId="74D4A9C7" w:rsidR="060C5CC0" w:rsidRDefault="2DF75CBB" w:rsidP="459225C9">
      <w:r w:rsidRPr="459225C9">
        <w:rPr>
          <w:rFonts w:ascii="Calibri" w:eastAsia="Calibri" w:hAnsi="Calibri" w:cs="Calibri"/>
          <w:color w:val="24292F"/>
          <w:sz w:val="24"/>
          <w:szCs w:val="24"/>
        </w:rPr>
        <w:t>The guest management needs to be enabled on the VMware virtual machine before you can install an extension on it. You can enable guest management by following these steps:</w:t>
      </w:r>
    </w:p>
    <w:p w14:paraId="3957DDFA" w14:textId="3AD097E9" w:rsidR="060C5CC0" w:rsidRDefault="506897A3" w:rsidP="2D66C2DB">
      <w:pPr>
        <w:pStyle w:val="ListParagraph"/>
        <w:numPr>
          <w:ilvl w:val="0"/>
          <w:numId w:val="11"/>
        </w:numPr>
        <w:rPr>
          <w:rFonts w:eastAsiaTheme="minorEastAsia"/>
          <w:color w:val="24292F"/>
          <w:sz w:val="24"/>
          <w:szCs w:val="24"/>
        </w:rPr>
      </w:pPr>
      <w:r w:rsidRPr="2D66C2DB">
        <w:rPr>
          <w:rFonts w:ascii="Calibri" w:eastAsia="Calibri" w:hAnsi="Calibri" w:cs="Calibri"/>
          <w:color w:val="24292F"/>
          <w:sz w:val="24"/>
          <w:szCs w:val="24"/>
        </w:rPr>
        <w:t xml:space="preserve">Go to </w:t>
      </w:r>
      <w:r w:rsidRPr="2D66C2DB">
        <w:rPr>
          <w:rFonts w:ascii="Calibri" w:eastAsia="Calibri" w:hAnsi="Calibri" w:cs="Calibri"/>
          <w:sz w:val="24"/>
          <w:szCs w:val="24"/>
        </w:rPr>
        <w:t>Azure portal</w:t>
      </w:r>
      <w:r w:rsidRPr="2D66C2DB">
        <w:rPr>
          <w:rFonts w:ascii="Calibri" w:eastAsia="Calibri" w:hAnsi="Calibri" w:cs="Calibri"/>
          <w:color w:val="24292F"/>
          <w:sz w:val="24"/>
          <w:szCs w:val="24"/>
        </w:rPr>
        <w:t>.</w:t>
      </w:r>
    </w:p>
    <w:p w14:paraId="46DC4283" w14:textId="040F16A7" w:rsidR="060C5CC0" w:rsidRDefault="506897A3" w:rsidP="2D66C2DB">
      <w:pPr>
        <w:pStyle w:val="ListParagraph"/>
        <w:numPr>
          <w:ilvl w:val="0"/>
          <w:numId w:val="11"/>
        </w:numPr>
        <w:rPr>
          <w:rFonts w:eastAsiaTheme="minorEastAsia"/>
          <w:color w:val="24292F"/>
          <w:sz w:val="24"/>
          <w:szCs w:val="24"/>
        </w:rPr>
      </w:pPr>
      <w:r w:rsidRPr="2D66C2DB">
        <w:rPr>
          <w:rFonts w:ascii="Calibri" w:eastAsia="Calibri" w:hAnsi="Calibri" w:cs="Calibri"/>
          <w:color w:val="24292F"/>
          <w:sz w:val="24"/>
          <w:szCs w:val="24"/>
        </w:rPr>
        <w:t xml:space="preserve">Find the VMware VM that you want to check for guest management and </w:t>
      </w:r>
      <w:r w:rsidRPr="6C5786AE">
        <w:rPr>
          <w:rFonts w:ascii="Calibri" w:eastAsia="Calibri" w:hAnsi="Calibri" w:cs="Calibri"/>
          <w:b/>
          <w:bCs/>
          <w:color w:val="24292F"/>
          <w:sz w:val="24"/>
          <w:szCs w:val="24"/>
        </w:rPr>
        <w:t>install extensions</w:t>
      </w:r>
      <w:r w:rsidRPr="2D66C2DB">
        <w:rPr>
          <w:rFonts w:ascii="Calibri" w:eastAsia="Calibri" w:hAnsi="Calibri" w:cs="Calibri"/>
          <w:color w:val="24292F"/>
          <w:sz w:val="24"/>
          <w:szCs w:val="24"/>
        </w:rPr>
        <w:t xml:space="preserve"> on. Click on the name of the VM.</w:t>
      </w:r>
    </w:p>
    <w:p w14:paraId="314FF42D" w14:textId="2E4D23B4" w:rsidR="060C5CC0" w:rsidRDefault="506897A3" w:rsidP="2D66C2DB">
      <w:pPr>
        <w:pStyle w:val="ListParagraph"/>
        <w:numPr>
          <w:ilvl w:val="0"/>
          <w:numId w:val="11"/>
        </w:numPr>
        <w:rPr>
          <w:rFonts w:eastAsiaTheme="minorEastAsia"/>
          <w:color w:val="24292F"/>
          <w:sz w:val="24"/>
          <w:szCs w:val="24"/>
        </w:rPr>
      </w:pPr>
      <w:r w:rsidRPr="2D66C2DB">
        <w:rPr>
          <w:rFonts w:ascii="Calibri" w:eastAsia="Calibri" w:hAnsi="Calibri" w:cs="Calibri"/>
          <w:color w:val="24292F"/>
          <w:sz w:val="24"/>
          <w:szCs w:val="24"/>
        </w:rPr>
        <w:t xml:space="preserve">Click on </w:t>
      </w:r>
      <w:r w:rsidRPr="2D66C2DB">
        <w:rPr>
          <w:rFonts w:ascii="Calibri" w:eastAsia="Calibri" w:hAnsi="Calibri" w:cs="Calibri"/>
          <w:b/>
          <w:bCs/>
          <w:color w:val="24292F"/>
          <w:sz w:val="24"/>
          <w:szCs w:val="24"/>
        </w:rPr>
        <w:t>Configuration</w:t>
      </w:r>
      <w:r w:rsidRPr="2D66C2DB">
        <w:rPr>
          <w:rFonts w:ascii="Calibri" w:eastAsia="Calibri" w:hAnsi="Calibri" w:cs="Calibri"/>
          <w:color w:val="24292F"/>
          <w:sz w:val="24"/>
          <w:szCs w:val="24"/>
        </w:rPr>
        <w:t xml:space="preserve"> </w:t>
      </w:r>
      <w:r w:rsidRPr="2FF50F0F">
        <w:rPr>
          <w:rFonts w:ascii="Calibri" w:eastAsia="Calibri" w:hAnsi="Calibri" w:cs="Calibri"/>
          <w:color w:val="24292F"/>
          <w:sz w:val="24"/>
          <w:szCs w:val="24"/>
          <w:highlight w:val="yellow"/>
        </w:rPr>
        <w:t>blade</w:t>
      </w:r>
      <w:r w:rsidRPr="2D66C2DB">
        <w:rPr>
          <w:rFonts w:ascii="Calibri" w:eastAsia="Calibri" w:hAnsi="Calibri" w:cs="Calibri"/>
          <w:color w:val="24292F"/>
          <w:sz w:val="24"/>
          <w:szCs w:val="24"/>
        </w:rPr>
        <w:t xml:space="preserve"> for a VMware VM.</w:t>
      </w:r>
    </w:p>
    <w:p w14:paraId="73C87520" w14:textId="11428977" w:rsidR="060C5CC0" w:rsidRDefault="506897A3" w:rsidP="2D66C2DB">
      <w:pPr>
        <w:pStyle w:val="ListParagraph"/>
        <w:numPr>
          <w:ilvl w:val="0"/>
          <w:numId w:val="11"/>
        </w:numPr>
        <w:rPr>
          <w:rFonts w:eastAsiaTheme="minorEastAsia"/>
          <w:color w:val="24292F"/>
          <w:sz w:val="24"/>
          <w:szCs w:val="24"/>
        </w:rPr>
      </w:pPr>
      <w:r w:rsidRPr="2D66C2DB">
        <w:rPr>
          <w:rFonts w:ascii="Calibri" w:eastAsia="Calibri" w:hAnsi="Calibri" w:cs="Calibri"/>
          <w:color w:val="24292F"/>
          <w:sz w:val="24"/>
          <w:szCs w:val="24"/>
        </w:rPr>
        <w:t xml:space="preserve">If </w:t>
      </w:r>
      <w:r w:rsidRPr="2D66C2DB">
        <w:rPr>
          <w:rFonts w:ascii="Calibri" w:eastAsia="Calibri" w:hAnsi="Calibri" w:cs="Calibri"/>
          <w:b/>
          <w:bCs/>
          <w:color w:val="24292F"/>
          <w:sz w:val="24"/>
          <w:szCs w:val="24"/>
        </w:rPr>
        <w:t>Enable guest management</w:t>
      </w:r>
      <w:r w:rsidRPr="2D66C2DB">
        <w:rPr>
          <w:rFonts w:ascii="Calibri" w:eastAsia="Calibri" w:hAnsi="Calibri" w:cs="Calibri"/>
          <w:color w:val="24292F"/>
          <w:sz w:val="24"/>
          <w:szCs w:val="24"/>
        </w:rPr>
        <w:t xml:space="preserve"> is ticked, guest management is enabled. If not, enable guest management by ticking the check box and providing the administrator username and password. On Linux, by using the root account, and on Windows, with an account that is a member of the Local Administrators group. Click on </w:t>
      </w:r>
      <w:r w:rsidRPr="2D66C2DB">
        <w:rPr>
          <w:rFonts w:ascii="Calibri" w:eastAsia="Calibri" w:hAnsi="Calibri" w:cs="Calibri"/>
          <w:b/>
          <w:bCs/>
          <w:color w:val="24292F"/>
          <w:sz w:val="24"/>
          <w:szCs w:val="24"/>
        </w:rPr>
        <w:t>Apply</w:t>
      </w:r>
      <w:r w:rsidRPr="2D66C2DB">
        <w:rPr>
          <w:rFonts w:ascii="Calibri" w:eastAsia="Calibri" w:hAnsi="Calibri" w:cs="Calibri"/>
          <w:color w:val="24292F"/>
          <w:sz w:val="24"/>
          <w:szCs w:val="24"/>
        </w:rPr>
        <w:t>.</w:t>
      </w:r>
    </w:p>
    <w:p w14:paraId="56F5E5B2" w14:textId="0BCAB124" w:rsidR="060C5CC0" w:rsidRDefault="506897A3" w:rsidP="459225C9">
      <w:r w:rsidRPr="2D66C2DB">
        <w:rPr>
          <w:rFonts w:ascii="Calibri" w:eastAsia="Calibri" w:hAnsi="Calibri" w:cs="Calibri"/>
          <w:b/>
          <w:bCs/>
          <w:sz w:val="24"/>
          <w:szCs w:val="24"/>
        </w:rPr>
        <w:t>Note</w:t>
      </w:r>
      <w:r w:rsidRPr="2D66C2DB">
        <w:rPr>
          <w:rFonts w:ascii="Calibri" w:eastAsia="Calibri" w:hAnsi="Calibri" w:cs="Calibri"/>
          <w:sz w:val="24"/>
          <w:szCs w:val="24"/>
        </w:rPr>
        <w:t>: Following are the conditions for enabling guest management on a VM:</w:t>
      </w:r>
    </w:p>
    <w:p w14:paraId="0C5EE026" w14:textId="647D69C8" w:rsidR="060C5CC0" w:rsidRDefault="506897A3" w:rsidP="2D66C2DB">
      <w:pPr>
        <w:pStyle w:val="ListParagraph"/>
        <w:numPr>
          <w:ilvl w:val="0"/>
          <w:numId w:val="10"/>
        </w:numPr>
        <w:rPr>
          <w:rFonts w:eastAsiaTheme="minorEastAsia"/>
          <w:sz w:val="24"/>
          <w:szCs w:val="24"/>
        </w:rPr>
      </w:pPr>
      <w:r w:rsidRPr="2D66C2DB">
        <w:rPr>
          <w:rFonts w:ascii="Calibri" w:eastAsia="Calibri" w:hAnsi="Calibri" w:cs="Calibri"/>
          <w:sz w:val="24"/>
          <w:szCs w:val="24"/>
        </w:rPr>
        <w:t xml:space="preserve">Your target machine must be running a </w:t>
      </w:r>
      <w:hyperlink r:id="rId25" w:anchor="supported-operating-systems">
        <w:r w:rsidRPr="2D66C2DB">
          <w:rPr>
            <w:rStyle w:val="Hyperlink"/>
            <w:rFonts w:ascii="Calibri" w:eastAsia="Calibri" w:hAnsi="Calibri" w:cs="Calibri"/>
            <w:sz w:val="24"/>
            <w:szCs w:val="24"/>
          </w:rPr>
          <w:t>supported operating system</w:t>
        </w:r>
      </w:hyperlink>
      <w:r w:rsidRPr="2D66C2DB">
        <w:rPr>
          <w:rFonts w:ascii="Calibri" w:eastAsia="Calibri" w:hAnsi="Calibri" w:cs="Calibri"/>
          <w:sz w:val="24"/>
          <w:szCs w:val="24"/>
        </w:rPr>
        <w:t>.</w:t>
      </w:r>
    </w:p>
    <w:p w14:paraId="0360C631" w14:textId="6F28BC0C" w:rsidR="060C5CC0" w:rsidRDefault="506897A3" w:rsidP="2D66C2DB">
      <w:pPr>
        <w:pStyle w:val="ListParagraph"/>
        <w:numPr>
          <w:ilvl w:val="0"/>
          <w:numId w:val="10"/>
        </w:numPr>
        <w:rPr>
          <w:rFonts w:eastAsiaTheme="minorEastAsia"/>
          <w:sz w:val="24"/>
          <w:szCs w:val="24"/>
        </w:rPr>
      </w:pPr>
      <w:r w:rsidRPr="2D66C2DB">
        <w:rPr>
          <w:rFonts w:ascii="Calibri" w:eastAsia="Calibri" w:hAnsi="Calibri" w:cs="Calibri"/>
          <w:sz w:val="24"/>
          <w:szCs w:val="24"/>
        </w:rPr>
        <w:t xml:space="preserve">Machine must be able to connects through the firewall to communicate over the Internet, make sure the URLs </w:t>
      </w:r>
      <w:hyperlink r:id="rId26" w:anchor="networking-configuration">
        <w:r w:rsidRPr="2D66C2DB">
          <w:rPr>
            <w:rStyle w:val="Hyperlink"/>
            <w:rFonts w:ascii="Calibri" w:eastAsia="Calibri" w:hAnsi="Calibri" w:cs="Calibri"/>
            <w:sz w:val="24"/>
            <w:szCs w:val="24"/>
          </w:rPr>
          <w:t>listed</w:t>
        </w:r>
      </w:hyperlink>
      <w:r w:rsidRPr="2D66C2DB">
        <w:rPr>
          <w:rFonts w:ascii="Calibri" w:eastAsia="Calibri" w:hAnsi="Calibri" w:cs="Calibri"/>
          <w:sz w:val="24"/>
          <w:szCs w:val="24"/>
        </w:rPr>
        <w:t xml:space="preserve"> are not blocked.</w:t>
      </w:r>
    </w:p>
    <w:p w14:paraId="6444ED74" w14:textId="4276319A" w:rsidR="060C5CC0" w:rsidRDefault="506897A3" w:rsidP="2D66C2DB">
      <w:pPr>
        <w:pStyle w:val="ListParagraph"/>
        <w:numPr>
          <w:ilvl w:val="0"/>
          <w:numId w:val="10"/>
        </w:numPr>
        <w:rPr>
          <w:rFonts w:eastAsiaTheme="minorEastAsia"/>
          <w:sz w:val="24"/>
          <w:szCs w:val="24"/>
        </w:rPr>
      </w:pPr>
      <w:r w:rsidRPr="2D66C2DB">
        <w:rPr>
          <w:rFonts w:ascii="Calibri" w:eastAsia="Calibri" w:hAnsi="Calibri" w:cs="Calibri"/>
          <w:sz w:val="24"/>
          <w:szCs w:val="24"/>
        </w:rPr>
        <w:lastRenderedPageBreak/>
        <w:t>Machine must not be behind a proxy. It is not supported yet.</w:t>
      </w:r>
    </w:p>
    <w:p w14:paraId="250310C7" w14:textId="5E5633B4" w:rsidR="060C5CC0" w:rsidRDefault="506897A3" w:rsidP="2D66C2DB">
      <w:pPr>
        <w:pStyle w:val="ListParagraph"/>
        <w:numPr>
          <w:ilvl w:val="0"/>
          <w:numId w:val="10"/>
        </w:numPr>
        <w:rPr>
          <w:rFonts w:eastAsiaTheme="minorEastAsia"/>
          <w:sz w:val="24"/>
          <w:szCs w:val="24"/>
        </w:rPr>
      </w:pPr>
      <w:r w:rsidRPr="2D66C2DB">
        <w:rPr>
          <w:rFonts w:ascii="Calibri" w:eastAsia="Calibri" w:hAnsi="Calibri" w:cs="Calibri"/>
          <w:sz w:val="24"/>
          <w:szCs w:val="24"/>
        </w:rPr>
        <w:t xml:space="preserve">If you are using a </w:t>
      </w:r>
      <w:proofErr w:type="spellStart"/>
      <w:r w:rsidRPr="2D66C2DB">
        <w:rPr>
          <w:rFonts w:ascii="Calibri" w:eastAsia="Calibri" w:hAnsi="Calibri" w:cs="Calibri"/>
          <w:sz w:val="24"/>
          <w:szCs w:val="24"/>
        </w:rPr>
        <w:t>linux</w:t>
      </w:r>
      <w:proofErr w:type="spellEnd"/>
      <w:r w:rsidRPr="2D66C2DB">
        <w:rPr>
          <w:rFonts w:ascii="Calibri" w:eastAsia="Calibri" w:hAnsi="Calibri" w:cs="Calibri"/>
          <w:sz w:val="24"/>
          <w:szCs w:val="24"/>
        </w:rPr>
        <w:t xml:space="preserve"> VM, the account must not prompt for login on </w:t>
      </w:r>
      <w:proofErr w:type="spellStart"/>
      <w:r w:rsidR="545AB4D0" w:rsidRPr="2D66C2DB">
        <w:rPr>
          <w:rFonts w:ascii="Calibri" w:eastAsia="Calibri" w:hAnsi="Calibri" w:cs="Calibri"/>
          <w:sz w:val="24"/>
          <w:szCs w:val="24"/>
        </w:rPr>
        <w:t>p</w:t>
      </w:r>
      <w:r w:rsidRPr="2D66C2DB">
        <w:rPr>
          <w:rFonts w:ascii="Calibri" w:eastAsia="Calibri" w:hAnsi="Calibri" w:cs="Calibri"/>
          <w:sz w:val="24"/>
          <w:szCs w:val="24"/>
        </w:rPr>
        <w:t>sudo</w:t>
      </w:r>
      <w:proofErr w:type="spellEnd"/>
      <w:r w:rsidRPr="2D66C2DB">
        <w:rPr>
          <w:rFonts w:ascii="Calibri" w:eastAsia="Calibri" w:hAnsi="Calibri" w:cs="Calibri"/>
          <w:sz w:val="24"/>
          <w:szCs w:val="24"/>
        </w:rPr>
        <w:t xml:space="preserve"> commands. You can do this by following steps:</w:t>
      </w:r>
      <w:r w:rsidR="2DF75CBB">
        <w:br/>
      </w:r>
      <w:r w:rsidR="2DF75CBB">
        <w:tab/>
      </w:r>
      <w:r w:rsidRPr="2D66C2DB">
        <w:rPr>
          <w:rFonts w:ascii="Calibri" w:eastAsia="Calibri" w:hAnsi="Calibri" w:cs="Calibri"/>
          <w:sz w:val="24"/>
          <w:szCs w:val="24"/>
        </w:rPr>
        <w:t xml:space="preserve">Login to the </w:t>
      </w:r>
      <w:proofErr w:type="spellStart"/>
      <w:r w:rsidRPr="2D66C2DB">
        <w:rPr>
          <w:rFonts w:ascii="Calibri" w:eastAsia="Calibri" w:hAnsi="Calibri" w:cs="Calibri"/>
          <w:sz w:val="24"/>
          <w:szCs w:val="24"/>
        </w:rPr>
        <w:t>linux</w:t>
      </w:r>
      <w:proofErr w:type="spellEnd"/>
      <w:r w:rsidRPr="2D66C2DB">
        <w:rPr>
          <w:rFonts w:ascii="Calibri" w:eastAsia="Calibri" w:hAnsi="Calibri" w:cs="Calibri"/>
          <w:sz w:val="24"/>
          <w:szCs w:val="24"/>
        </w:rPr>
        <w:t xml:space="preserve"> VM</w:t>
      </w:r>
    </w:p>
    <w:p w14:paraId="190AB139" w14:textId="0B1648B5" w:rsidR="060C5CC0" w:rsidRDefault="506897A3" w:rsidP="2D66C2DB">
      <w:pPr>
        <w:pStyle w:val="ListParagraph"/>
        <w:numPr>
          <w:ilvl w:val="1"/>
          <w:numId w:val="9"/>
        </w:numPr>
        <w:rPr>
          <w:rFonts w:eastAsiaTheme="minorEastAsia"/>
          <w:sz w:val="24"/>
          <w:szCs w:val="24"/>
        </w:rPr>
      </w:pPr>
      <w:r w:rsidRPr="2D66C2DB">
        <w:rPr>
          <w:rFonts w:ascii="Calibri" w:eastAsia="Calibri" w:hAnsi="Calibri" w:cs="Calibri"/>
          <w:sz w:val="24"/>
          <w:szCs w:val="24"/>
        </w:rPr>
        <w:t xml:space="preserve">Open terminal and run the </w:t>
      </w:r>
      <w:r w:rsidR="294DA15B" w:rsidRPr="2D66C2DB">
        <w:rPr>
          <w:rFonts w:ascii="Calibri" w:eastAsia="Calibri" w:hAnsi="Calibri" w:cs="Calibri"/>
          <w:sz w:val="24"/>
          <w:szCs w:val="24"/>
        </w:rPr>
        <w:t xml:space="preserve">following </w:t>
      </w:r>
      <w:r w:rsidRPr="2D66C2DB">
        <w:rPr>
          <w:rFonts w:ascii="Calibri" w:eastAsia="Calibri" w:hAnsi="Calibri" w:cs="Calibri"/>
          <w:sz w:val="24"/>
          <w:szCs w:val="24"/>
        </w:rPr>
        <w:t>command</w:t>
      </w:r>
      <w:r w:rsidR="0E09F214" w:rsidRPr="2D66C2DB">
        <w:rPr>
          <w:rFonts w:ascii="Calibri" w:eastAsia="Calibri" w:hAnsi="Calibri" w:cs="Calibri"/>
          <w:sz w:val="24"/>
          <w:szCs w:val="24"/>
        </w:rPr>
        <w:t xml:space="preserve">: </w:t>
      </w:r>
      <w:proofErr w:type="spellStart"/>
      <w:r w:rsidRPr="2D66C2DB">
        <w:rPr>
          <w:rFonts w:ascii="Consolas" w:eastAsia="Consolas" w:hAnsi="Consolas" w:cs="Consolas"/>
          <w:sz w:val="20"/>
          <w:szCs w:val="20"/>
        </w:rPr>
        <w:t>sudo</w:t>
      </w:r>
      <w:proofErr w:type="spellEnd"/>
      <w:r w:rsidRPr="2D66C2DB">
        <w:rPr>
          <w:rFonts w:ascii="Consolas" w:eastAsia="Consolas" w:hAnsi="Consolas" w:cs="Consolas"/>
          <w:sz w:val="20"/>
          <w:szCs w:val="20"/>
        </w:rPr>
        <w:t xml:space="preserve"> </w:t>
      </w:r>
      <w:proofErr w:type="spellStart"/>
      <w:r w:rsidRPr="2D66C2DB">
        <w:rPr>
          <w:rFonts w:ascii="Consolas" w:eastAsia="Consolas" w:hAnsi="Consolas" w:cs="Consolas"/>
          <w:sz w:val="20"/>
          <w:szCs w:val="20"/>
        </w:rPr>
        <w:t>visudo</w:t>
      </w:r>
      <w:proofErr w:type="spellEnd"/>
    </w:p>
    <w:p w14:paraId="3AFB173B" w14:textId="68307142" w:rsidR="060C5CC0" w:rsidRDefault="506897A3" w:rsidP="2D66C2DB">
      <w:pPr>
        <w:pStyle w:val="ListParagraph"/>
        <w:numPr>
          <w:ilvl w:val="1"/>
          <w:numId w:val="9"/>
        </w:numPr>
        <w:rPr>
          <w:rFonts w:eastAsiaTheme="minorEastAsia"/>
          <w:sz w:val="24"/>
          <w:szCs w:val="24"/>
        </w:rPr>
      </w:pPr>
      <w:r w:rsidRPr="2D66C2DB">
        <w:rPr>
          <w:rFonts w:ascii="Calibri" w:eastAsia="Calibri" w:hAnsi="Calibri" w:cs="Calibri"/>
          <w:sz w:val="24"/>
          <w:szCs w:val="24"/>
        </w:rPr>
        <w:t xml:space="preserve">Add the </w:t>
      </w:r>
      <w:proofErr w:type="gramStart"/>
      <w:r w:rsidRPr="2D66C2DB">
        <w:rPr>
          <w:rFonts w:ascii="Calibri" w:eastAsia="Calibri" w:hAnsi="Calibri" w:cs="Calibri"/>
          <w:sz w:val="24"/>
          <w:szCs w:val="24"/>
        </w:rPr>
        <w:t>below line</w:t>
      </w:r>
      <w:proofErr w:type="gramEnd"/>
      <w:r w:rsidRPr="2D66C2DB">
        <w:rPr>
          <w:rFonts w:ascii="Calibri" w:eastAsia="Calibri" w:hAnsi="Calibri" w:cs="Calibri"/>
          <w:sz w:val="24"/>
          <w:szCs w:val="24"/>
        </w:rPr>
        <w:t xml:space="preserve"> at the end of the file. Replace </w:t>
      </w:r>
      <w:r w:rsidRPr="2D66C2DB">
        <w:rPr>
          <w:rFonts w:ascii="Consolas" w:eastAsia="Consolas" w:hAnsi="Consolas" w:cs="Consolas"/>
          <w:sz w:val="20"/>
          <w:szCs w:val="20"/>
        </w:rPr>
        <w:t>&lt;username&gt;</w:t>
      </w:r>
      <w:r w:rsidRPr="2D66C2DB">
        <w:rPr>
          <w:rFonts w:ascii="Calibri" w:eastAsia="Calibri" w:hAnsi="Calibri" w:cs="Calibri"/>
          <w:sz w:val="24"/>
          <w:szCs w:val="24"/>
        </w:rPr>
        <w:t xml:space="preserve"> with the appropriate </w:t>
      </w:r>
      <w:proofErr w:type="gramStart"/>
      <w:r w:rsidRPr="2D66C2DB">
        <w:rPr>
          <w:rFonts w:ascii="Calibri" w:eastAsia="Calibri" w:hAnsi="Calibri" w:cs="Calibri"/>
          <w:sz w:val="24"/>
          <w:szCs w:val="24"/>
        </w:rPr>
        <w:t>user</w:t>
      </w:r>
      <w:r w:rsidR="599897E5" w:rsidRPr="2D66C2DB">
        <w:rPr>
          <w:rFonts w:ascii="Calibri" w:eastAsia="Calibri" w:hAnsi="Calibri" w:cs="Calibri"/>
          <w:sz w:val="24"/>
          <w:szCs w:val="24"/>
        </w:rPr>
        <w:t>-</w:t>
      </w:r>
      <w:r w:rsidRPr="2D66C2DB">
        <w:rPr>
          <w:rFonts w:ascii="Calibri" w:eastAsia="Calibri" w:hAnsi="Calibri" w:cs="Calibri"/>
          <w:sz w:val="24"/>
          <w:szCs w:val="24"/>
        </w:rPr>
        <w:t>name</w:t>
      </w:r>
      <w:proofErr w:type="gramEnd"/>
      <w:r w:rsidRPr="2D66C2DB">
        <w:rPr>
          <w:rFonts w:ascii="Calibri" w:eastAsia="Calibri" w:hAnsi="Calibri" w:cs="Calibri"/>
          <w:sz w:val="24"/>
          <w:szCs w:val="24"/>
        </w:rPr>
        <w:t>.</w:t>
      </w:r>
    </w:p>
    <w:p w14:paraId="14EC0CA0" w14:textId="02B1CCFE" w:rsidR="060C5CC0" w:rsidRDefault="506897A3" w:rsidP="2D66C2DB">
      <w:pPr>
        <w:ind w:left="1440"/>
        <w:rPr>
          <w:sz w:val="24"/>
          <w:szCs w:val="24"/>
        </w:rPr>
      </w:pPr>
      <w:r w:rsidRPr="2D66C2DB">
        <w:rPr>
          <w:rFonts w:ascii="Consolas" w:eastAsia="Consolas" w:hAnsi="Consolas" w:cs="Consolas"/>
          <w:sz w:val="20"/>
          <w:szCs w:val="20"/>
        </w:rPr>
        <w:t xml:space="preserve">&lt;username&gt; ALL=(ALL) </w:t>
      </w:r>
      <w:proofErr w:type="gramStart"/>
      <w:r w:rsidRPr="2D66C2DB">
        <w:rPr>
          <w:rFonts w:ascii="Consolas" w:eastAsia="Consolas" w:hAnsi="Consolas" w:cs="Consolas"/>
          <w:sz w:val="20"/>
          <w:szCs w:val="20"/>
        </w:rPr>
        <w:t>NOPASSWD:ALL</w:t>
      </w:r>
      <w:proofErr w:type="gramEnd"/>
    </w:p>
    <w:p w14:paraId="1DF260D0" w14:textId="4E97B2A5" w:rsidR="060C5CC0" w:rsidRDefault="2DF75CBB" w:rsidP="459225C9">
      <w:r w:rsidRPr="459225C9">
        <w:rPr>
          <w:rFonts w:ascii="Calibri" w:eastAsia="Calibri" w:hAnsi="Calibri" w:cs="Calibri"/>
          <w:sz w:val="24"/>
          <w:szCs w:val="24"/>
        </w:rPr>
        <w:t>If your VM template has these changes incorporated, you will not need to perform the steps for the VM created from that template.</w:t>
      </w:r>
    </w:p>
    <w:p w14:paraId="53B37154" w14:textId="59A72397" w:rsidR="060C5CC0" w:rsidRDefault="65AE8547" w:rsidP="459225C9">
      <w:pPr>
        <w:pStyle w:val="Heading3"/>
      </w:pPr>
      <w:r w:rsidRPr="370F1D64">
        <w:rPr>
          <w:rFonts w:ascii="Calibri" w:eastAsia="Calibri" w:hAnsi="Calibri" w:cs="Calibri"/>
          <w:b/>
          <w:bCs/>
          <w:color w:val="24292F"/>
        </w:rPr>
        <w:t xml:space="preserve">Extension </w:t>
      </w:r>
      <w:r w:rsidR="2DF75CBB" w:rsidRPr="459225C9">
        <w:rPr>
          <w:rFonts w:ascii="Calibri" w:eastAsia="Calibri" w:hAnsi="Calibri" w:cs="Calibri"/>
          <w:b/>
          <w:bCs/>
          <w:color w:val="24292F"/>
        </w:rPr>
        <w:t>Installation steps</w:t>
      </w:r>
    </w:p>
    <w:p w14:paraId="654A8DB8" w14:textId="31B93BCB" w:rsidR="060C5CC0" w:rsidRDefault="506897A3" w:rsidP="2D66C2DB">
      <w:pPr>
        <w:pStyle w:val="ListParagraph"/>
        <w:numPr>
          <w:ilvl w:val="0"/>
          <w:numId w:val="8"/>
        </w:numPr>
        <w:rPr>
          <w:rFonts w:eastAsiaTheme="minorEastAsia"/>
          <w:color w:val="24292F"/>
          <w:sz w:val="24"/>
          <w:szCs w:val="24"/>
        </w:rPr>
      </w:pPr>
      <w:r w:rsidRPr="2D66C2DB">
        <w:rPr>
          <w:rFonts w:ascii="Calibri" w:eastAsia="Calibri" w:hAnsi="Calibri" w:cs="Calibri"/>
          <w:color w:val="24292F"/>
          <w:sz w:val="24"/>
          <w:szCs w:val="24"/>
        </w:rPr>
        <w:t xml:space="preserve">Go to </w:t>
      </w:r>
      <w:r w:rsidRPr="2D66C2DB">
        <w:rPr>
          <w:rFonts w:ascii="Calibri" w:eastAsia="Calibri" w:hAnsi="Calibri" w:cs="Calibri"/>
          <w:sz w:val="24"/>
          <w:szCs w:val="24"/>
        </w:rPr>
        <w:t>Azure portal</w:t>
      </w:r>
      <w:r w:rsidRPr="2D66C2DB">
        <w:rPr>
          <w:rFonts w:ascii="Calibri" w:eastAsia="Calibri" w:hAnsi="Calibri" w:cs="Calibri"/>
          <w:color w:val="24292F"/>
          <w:sz w:val="24"/>
          <w:szCs w:val="24"/>
        </w:rPr>
        <w:t>.</w:t>
      </w:r>
    </w:p>
    <w:p w14:paraId="6FBED698" w14:textId="2D7A0E78" w:rsidR="060C5CC0" w:rsidRDefault="506897A3" w:rsidP="2D66C2DB">
      <w:pPr>
        <w:pStyle w:val="ListParagraph"/>
        <w:numPr>
          <w:ilvl w:val="0"/>
          <w:numId w:val="8"/>
        </w:numPr>
        <w:rPr>
          <w:rFonts w:eastAsiaTheme="minorEastAsia"/>
          <w:color w:val="24292F"/>
          <w:sz w:val="24"/>
          <w:szCs w:val="24"/>
        </w:rPr>
      </w:pPr>
      <w:r w:rsidRPr="2D66C2DB">
        <w:rPr>
          <w:rFonts w:ascii="Calibri" w:eastAsia="Calibri" w:hAnsi="Calibri" w:cs="Calibri"/>
          <w:color w:val="24292F"/>
          <w:sz w:val="24"/>
          <w:szCs w:val="24"/>
        </w:rPr>
        <w:t xml:space="preserve">Find the </w:t>
      </w:r>
      <w:r w:rsidR="575031E2" w:rsidRPr="2D66C2DB">
        <w:rPr>
          <w:rFonts w:ascii="Calibri" w:eastAsia="Calibri" w:hAnsi="Calibri" w:cs="Calibri"/>
          <w:color w:val="24292F"/>
          <w:sz w:val="24"/>
          <w:szCs w:val="24"/>
        </w:rPr>
        <w:t>Arc enabled AVS</w:t>
      </w:r>
      <w:r w:rsidRPr="2D66C2DB">
        <w:rPr>
          <w:rFonts w:ascii="Calibri" w:eastAsia="Calibri" w:hAnsi="Calibri" w:cs="Calibri"/>
          <w:color w:val="24292F"/>
          <w:sz w:val="24"/>
          <w:szCs w:val="24"/>
        </w:rPr>
        <w:t xml:space="preserve"> VM that you want to install extension on. Click on the name of the VM.</w:t>
      </w:r>
    </w:p>
    <w:p w14:paraId="26BD208B" w14:textId="2310B651" w:rsidR="060C5CC0" w:rsidRDefault="506897A3" w:rsidP="2D66C2DB">
      <w:pPr>
        <w:pStyle w:val="ListParagraph"/>
        <w:numPr>
          <w:ilvl w:val="0"/>
          <w:numId w:val="8"/>
        </w:numPr>
        <w:rPr>
          <w:rFonts w:eastAsiaTheme="minorEastAsia"/>
          <w:color w:val="24292F"/>
          <w:sz w:val="24"/>
          <w:szCs w:val="24"/>
        </w:rPr>
      </w:pPr>
      <w:r w:rsidRPr="2D66C2DB">
        <w:rPr>
          <w:rFonts w:ascii="Calibri" w:eastAsia="Calibri" w:hAnsi="Calibri" w:cs="Calibri"/>
          <w:color w:val="24292F"/>
          <w:sz w:val="24"/>
          <w:szCs w:val="24"/>
        </w:rPr>
        <w:t xml:space="preserve">Navigate to </w:t>
      </w:r>
      <w:r w:rsidRPr="2D66C2DB">
        <w:rPr>
          <w:rFonts w:ascii="Calibri" w:eastAsia="Calibri" w:hAnsi="Calibri" w:cs="Calibri"/>
          <w:b/>
          <w:bCs/>
          <w:color w:val="24292F"/>
          <w:sz w:val="24"/>
          <w:szCs w:val="24"/>
        </w:rPr>
        <w:t>Extensions</w:t>
      </w:r>
      <w:r w:rsidRPr="2D66C2DB">
        <w:rPr>
          <w:rFonts w:ascii="Calibri" w:eastAsia="Calibri" w:hAnsi="Calibri" w:cs="Calibri"/>
          <w:color w:val="24292F"/>
          <w:sz w:val="24"/>
          <w:szCs w:val="24"/>
        </w:rPr>
        <w:t xml:space="preserve"> </w:t>
      </w:r>
      <w:r w:rsidRPr="2FF50F0F">
        <w:rPr>
          <w:rFonts w:ascii="Calibri" w:eastAsia="Calibri" w:hAnsi="Calibri" w:cs="Calibri"/>
          <w:color w:val="24292F"/>
          <w:sz w:val="24"/>
          <w:szCs w:val="24"/>
          <w:highlight w:val="yellow"/>
        </w:rPr>
        <w:t>blade</w:t>
      </w:r>
      <w:r w:rsidRPr="2D66C2DB">
        <w:rPr>
          <w:rFonts w:ascii="Calibri" w:eastAsia="Calibri" w:hAnsi="Calibri" w:cs="Calibri"/>
          <w:color w:val="24292F"/>
          <w:sz w:val="24"/>
          <w:szCs w:val="24"/>
        </w:rPr>
        <w:t xml:space="preserve"> and click on </w:t>
      </w:r>
      <w:r w:rsidRPr="2D66C2DB">
        <w:rPr>
          <w:rFonts w:ascii="Calibri" w:eastAsia="Calibri" w:hAnsi="Calibri" w:cs="Calibri"/>
          <w:b/>
          <w:bCs/>
          <w:color w:val="24292F"/>
          <w:sz w:val="24"/>
          <w:szCs w:val="24"/>
        </w:rPr>
        <w:t>Add</w:t>
      </w:r>
      <w:r w:rsidRPr="2D66C2DB">
        <w:rPr>
          <w:rFonts w:ascii="Calibri" w:eastAsia="Calibri" w:hAnsi="Calibri" w:cs="Calibri"/>
          <w:color w:val="24292F"/>
          <w:sz w:val="24"/>
          <w:szCs w:val="24"/>
        </w:rPr>
        <w:t>.</w:t>
      </w:r>
    </w:p>
    <w:p w14:paraId="01FA89AA" w14:textId="1C103580" w:rsidR="060C5CC0" w:rsidRDefault="506897A3" w:rsidP="2D66C2DB">
      <w:pPr>
        <w:pStyle w:val="ListParagraph"/>
        <w:numPr>
          <w:ilvl w:val="0"/>
          <w:numId w:val="8"/>
        </w:numPr>
        <w:rPr>
          <w:rFonts w:eastAsiaTheme="minorEastAsia"/>
          <w:color w:val="24292F"/>
          <w:sz w:val="24"/>
          <w:szCs w:val="24"/>
        </w:rPr>
      </w:pPr>
      <w:r w:rsidRPr="2D66C2DB">
        <w:rPr>
          <w:rFonts w:ascii="Calibri" w:eastAsia="Calibri" w:hAnsi="Calibri" w:cs="Calibri"/>
          <w:color w:val="24292F"/>
          <w:sz w:val="24"/>
          <w:szCs w:val="24"/>
        </w:rPr>
        <w:t>Select the extension you want to install.</w:t>
      </w:r>
    </w:p>
    <w:p w14:paraId="12EF5837" w14:textId="4B28389E" w:rsidR="060C5CC0" w:rsidRDefault="506897A3" w:rsidP="2D66C2DB">
      <w:pPr>
        <w:pStyle w:val="ListParagraph"/>
        <w:numPr>
          <w:ilvl w:val="0"/>
          <w:numId w:val="8"/>
        </w:numPr>
        <w:rPr>
          <w:rFonts w:eastAsiaTheme="minorEastAsia"/>
          <w:color w:val="24292F"/>
          <w:sz w:val="24"/>
          <w:szCs w:val="24"/>
        </w:rPr>
      </w:pPr>
      <w:r w:rsidRPr="2D66C2DB">
        <w:rPr>
          <w:rFonts w:ascii="Calibri" w:eastAsia="Calibri" w:hAnsi="Calibri" w:cs="Calibri"/>
          <w:color w:val="24292F"/>
          <w:sz w:val="24"/>
          <w:szCs w:val="24"/>
        </w:rPr>
        <w:t xml:space="preserve">Based on the extension, you will need to provide the details (like workspace Id and key for </w:t>
      </w:r>
      <w:proofErr w:type="spellStart"/>
      <w:r w:rsidRPr="2D66C2DB">
        <w:rPr>
          <w:rFonts w:ascii="Calibri" w:eastAsia="Calibri" w:hAnsi="Calibri" w:cs="Calibri"/>
          <w:color w:val="24292F"/>
          <w:sz w:val="24"/>
          <w:szCs w:val="24"/>
        </w:rPr>
        <w:t>LogAnalytics</w:t>
      </w:r>
      <w:proofErr w:type="spellEnd"/>
      <w:r w:rsidRPr="2D66C2DB">
        <w:rPr>
          <w:rFonts w:ascii="Calibri" w:eastAsia="Calibri" w:hAnsi="Calibri" w:cs="Calibri"/>
          <w:color w:val="24292F"/>
          <w:sz w:val="24"/>
          <w:szCs w:val="24"/>
        </w:rPr>
        <w:t xml:space="preserve"> extension).</w:t>
      </w:r>
    </w:p>
    <w:p w14:paraId="4DD7438D" w14:textId="52839166" w:rsidR="060C5CC0" w:rsidRDefault="506897A3" w:rsidP="2D66C2DB">
      <w:pPr>
        <w:pStyle w:val="ListParagraph"/>
        <w:numPr>
          <w:ilvl w:val="0"/>
          <w:numId w:val="8"/>
        </w:numPr>
        <w:rPr>
          <w:rFonts w:eastAsiaTheme="minorEastAsia"/>
          <w:color w:val="24292F"/>
          <w:sz w:val="24"/>
          <w:szCs w:val="24"/>
        </w:rPr>
      </w:pPr>
      <w:r w:rsidRPr="2D66C2DB">
        <w:rPr>
          <w:rFonts w:ascii="Calibri" w:eastAsia="Calibri" w:hAnsi="Calibri" w:cs="Calibri"/>
          <w:color w:val="24292F"/>
          <w:sz w:val="24"/>
          <w:szCs w:val="24"/>
        </w:rPr>
        <w:t xml:space="preserve">Click on </w:t>
      </w:r>
      <w:r w:rsidRPr="2D66C2DB">
        <w:rPr>
          <w:rFonts w:ascii="Calibri" w:eastAsia="Calibri" w:hAnsi="Calibri" w:cs="Calibri"/>
          <w:b/>
          <w:bCs/>
          <w:color w:val="24292F"/>
          <w:sz w:val="24"/>
          <w:szCs w:val="24"/>
        </w:rPr>
        <w:t>Review + create</w:t>
      </w:r>
      <w:r w:rsidRPr="2D66C2DB">
        <w:rPr>
          <w:rFonts w:ascii="Calibri" w:eastAsia="Calibri" w:hAnsi="Calibri" w:cs="Calibri"/>
          <w:color w:val="24292F"/>
          <w:sz w:val="24"/>
          <w:szCs w:val="24"/>
        </w:rPr>
        <w:t>.</w:t>
      </w:r>
    </w:p>
    <w:p w14:paraId="155B17EA" w14:textId="30630282" w:rsidR="060C5CC0" w:rsidRDefault="38691FF5" w:rsidP="459225C9">
      <w:r w:rsidRPr="54DF4B0B">
        <w:rPr>
          <w:rFonts w:ascii="Calibri" w:eastAsia="Calibri" w:hAnsi="Calibri" w:cs="Calibri"/>
          <w:color w:val="24292F"/>
          <w:sz w:val="24"/>
          <w:szCs w:val="24"/>
        </w:rPr>
        <w:t xml:space="preserve">This will trigger </w:t>
      </w:r>
      <w:r w:rsidR="770ACB84" w:rsidRPr="54DF4B0B">
        <w:rPr>
          <w:rFonts w:ascii="Calibri" w:eastAsia="Calibri" w:hAnsi="Calibri" w:cs="Calibri"/>
          <w:color w:val="24292F"/>
          <w:sz w:val="24"/>
          <w:szCs w:val="24"/>
        </w:rPr>
        <w:t>deployment</w:t>
      </w:r>
      <w:r w:rsidRPr="54DF4B0B">
        <w:rPr>
          <w:rFonts w:ascii="Calibri" w:eastAsia="Calibri" w:hAnsi="Calibri" w:cs="Calibri"/>
          <w:color w:val="24292F"/>
          <w:sz w:val="24"/>
          <w:szCs w:val="24"/>
        </w:rPr>
        <w:t xml:space="preserve"> and install the selected extension on the virtual machine.</w:t>
      </w:r>
    </w:p>
    <w:p w14:paraId="0C33A606" w14:textId="2A7BA3E4" w:rsidR="54DF4B0B" w:rsidRDefault="54DF4B0B" w:rsidP="54DF4B0B">
      <w:pPr>
        <w:rPr>
          <w:rFonts w:ascii="Calibri" w:eastAsia="Calibri" w:hAnsi="Calibri" w:cs="Calibri"/>
          <w:color w:val="24292F"/>
          <w:sz w:val="24"/>
          <w:szCs w:val="24"/>
        </w:rPr>
      </w:pPr>
    </w:p>
    <w:p w14:paraId="74D38AF4" w14:textId="67E60AB5" w:rsidR="7D91DE0A" w:rsidRDefault="63791251" w:rsidP="54DF4B0B">
      <w:r>
        <w:rPr>
          <w:noProof/>
        </w:rPr>
        <w:drawing>
          <wp:inline distT="0" distB="0" distL="0" distR="0" wp14:anchorId="5B85749E" wp14:editId="5AE0C38D">
            <wp:extent cx="5391152" cy="2592166"/>
            <wp:effectExtent l="0" t="0" r="0" b="0"/>
            <wp:docPr id="721741054" name="Picture 72174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741054"/>
                    <pic:cNvPicPr/>
                  </pic:nvPicPr>
                  <pic:blipFill>
                    <a:blip r:embed="rId27">
                      <a:extLst>
                        <a:ext uri="{28A0092B-C50C-407E-A947-70E740481C1C}">
                          <a14:useLocalDpi xmlns:a14="http://schemas.microsoft.com/office/drawing/2010/main" val="0"/>
                        </a:ext>
                      </a:extLst>
                    </a:blip>
                    <a:stretch>
                      <a:fillRect/>
                    </a:stretch>
                  </pic:blipFill>
                  <pic:spPr>
                    <a:xfrm>
                      <a:off x="0" y="0"/>
                      <a:ext cx="5391152" cy="2592166"/>
                    </a:xfrm>
                    <a:prstGeom prst="rect">
                      <a:avLst/>
                    </a:prstGeom>
                  </pic:spPr>
                </pic:pic>
              </a:graphicData>
            </a:graphic>
          </wp:inline>
        </w:drawing>
      </w:r>
    </w:p>
    <w:p w14:paraId="3F010060" w14:textId="536A092D" w:rsidR="6E648774" w:rsidRDefault="6E648774" w:rsidP="6E648774"/>
    <w:p w14:paraId="11E0326B" w14:textId="3F1B9443" w:rsidR="6E648774" w:rsidRDefault="6E648774" w:rsidP="6E648774"/>
    <w:p w14:paraId="3C19A775" w14:textId="264AE07F" w:rsidR="6E648774" w:rsidRDefault="6E648774" w:rsidP="6E648774"/>
    <w:p w14:paraId="639BA4B8" w14:textId="635BEC2F" w:rsidR="6E648774" w:rsidRDefault="6E648774" w:rsidP="6E648774"/>
    <w:p w14:paraId="4A5AA8A8" w14:textId="582E356F" w:rsidR="6E648774" w:rsidRDefault="6E648774" w:rsidP="6E648774"/>
    <w:p w14:paraId="2E5D9095" w14:textId="3D0B2E48" w:rsidR="6E648774" w:rsidRDefault="6E648774" w:rsidP="6E648774"/>
    <w:p w14:paraId="06EA4B6F" w14:textId="42B68DF0" w:rsidR="63791251" w:rsidRDefault="63791251" w:rsidP="6E648774">
      <w:r>
        <w:rPr>
          <w:noProof/>
        </w:rPr>
        <w:drawing>
          <wp:inline distT="0" distB="0" distL="0" distR="0" wp14:anchorId="7789B5D4" wp14:editId="0C71AE09">
            <wp:extent cx="6331146" cy="3752850"/>
            <wp:effectExtent l="0" t="0" r="0" b="0"/>
            <wp:docPr id="886711943" name="Picture 88671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711943"/>
                    <pic:cNvPicPr/>
                  </pic:nvPicPr>
                  <pic:blipFill>
                    <a:blip r:embed="rId28">
                      <a:extLst>
                        <a:ext uri="{28A0092B-C50C-407E-A947-70E740481C1C}">
                          <a14:useLocalDpi xmlns:a14="http://schemas.microsoft.com/office/drawing/2010/main" val="0"/>
                        </a:ext>
                      </a:extLst>
                    </a:blip>
                    <a:stretch>
                      <a:fillRect/>
                    </a:stretch>
                  </pic:blipFill>
                  <pic:spPr>
                    <a:xfrm>
                      <a:off x="0" y="0"/>
                      <a:ext cx="6331146" cy="3752850"/>
                    </a:xfrm>
                    <a:prstGeom prst="rect">
                      <a:avLst/>
                    </a:prstGeom>
                  </pic:spPr>
                </pic:pic>
              </a:graphicData>
            </a:graphic>
          </wp:inline>
        </w:drawing>
      </w:r>
    </w:p>
    <w:p w14:paraId="35433761" w14:textId="6B86D050" w:rsidR="6E648774" w:rsidRDefault="6E648774" w:rsidP="6E648774">
      <w:pPr>
        <w:pStyle w:val="Heading1"/>
        <w:rPr>
          <w:rFonts w:ascii="Calibri Light" w:eastAsia="Calibri Light" w:hAnsi="Calibri Light" w:cs="Calibri Light"/>
          <w:strike/>
        </w:rPr>
      </w:pPr>
    </w:p>
    <w:p w14:paraId="245F39C3" w14:textId="106B8E73" w:rsidR="6E648774" w:rsidRDefault="6E648774" w:rsidP="6E648774"/>
    <w:p w14:paraId="70AFCA85" w14:textId="725080B4" w:rsidR="1E6D96BC" w:rsidRDefault="1E6D96BC" w:rsidP="6E648774">
      <w:r>
        <w:rPr>
          <w:noProof/>
        </w:rPr>
        <w:lastRenderedPageBreak/>
        <w:drawing>
          <wp:inline distT="0" distB="0" distL="0" distR="0" wp14:anchorId="3B9DA90A" wp14:editId="62F51B62">
            <wp:extent cx="6016148" cy="3209925"/>
            <wp:effectExtent l="0" t="0" r="0" b="0"/>
            <wp:docPr id="1486178138" name="Picture 1486178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178138"/>
                    <pic:cNvPicPr/>
                  </pic:nvPicPr>
                  <pic:blipFill>
                    <a:blip r:embed="rId29">
                      <a:extLst>
                        <a:ext uri="{28A0092B-C50C-407E-A947-70E740481C1C}">
                          <a14:useLocalDpi xmlns:a14="http://schemas.microsoft.com/office/drawing/2010/main" val="0"/>
                        </a:ext>
                      </a:extLst>
                    </a:blip>
                    <a:stretch>
                      <a:fillRect/>
                    </a:stretch>
                  </pic:blipFill>
                  <pic:spPr>
                    <a:xfrm>
                      <a:off x="0" y="0"/>
                      <a:ext cx="6016148" cy="3209925"/>
                    </a:xfrm>
                    <a:prstGeom prst="rect">
                      <a:avLst/>
                    </a:prstGeom>
                  </pic:spPr>
                </pic:pic>
              </a:graphicData>
            </a:graphic>
          </wp:inline>
        </w:drawing>
      </w:r>
    </w:p>
    <w:p w14:paraId="7EC4ACFE" w14:textId="17BDBCF5" w:rsidR="3E767160" w:rsidRDefault="11427DD5" w:rsidP="297D12F4">
      <w:pPr>
        <w:pStyle w:val="Heading1"/>
      </w:pPr>
      <w:r>
        <w:t>Changing Arc appliance credential once you change your SDDC credentials</w:t>
      </w:r>
    </w:p>
    <w:p w14:paraId="6667C698" w14:textId="0434BA3B" w:rsidR="3E767160" w:rsidRDefault="06A598ED" w:rsidP="611D993C">
      <w:pPr>
        <w:pStyle w:val="Heading1"/>
        <w:rPr>
          <w:rFonts w:ascii="Calibri" w:eastAsia="Calibri" w:hAnsi="Calibri" w:cs="Calibri"/>
          <w:color w:val="000000" w:themeColor="text1"/>
          <w:sz w:val="24"/>
          <w:szCs w:val="24"/>
        </w:rPr>
      </w:pPr>
      <w:r w:rsidRPr="77814117">
        <w:rPr>
          <w:rFonts w:ascii="Calibri" w:eastAsia="Calibri" w:hAnsi="Calibri" w:cs="Calibri"/>
          <w:b/>
          <w:bCs/>
          <w:i/>
          <w:iCs/>
          <w:sz w:val="22"/>
          <w:szCs w:val="22"/>
        </w:rPr>
        <w:t>“</w:t>
      </w:r>
      <w:r w:rsidR="11427DD5" w:rsidRPr="77814117">
        <w:rPr>
          <w:rFonts w:ascii="Calibri" w:eastAsia="Calibri" w:hAnsi="Calibri" w:cs="Calibri"/>
          <w:b/>
          <w:bCs/>
          <w:i/>
          <w:iCs/>
          <w:sz w:val="22"/>
          <w:szCs w:val="22"/>
        </w:rPr>
        <w:t>Set Credential</w:t>
      </w:r>
      <w:proofErr w:type="gramStart"/>
      <w:r w:rsidR="5DF4A291" w:rsidRPr="77814117">
        <w:rPr>
          <w:rFonts w:ascii="Calibri" w:eastAsia="Calibri" w:hAnsi="Calibri" w:cs="Calibri"/>
          <w:b/>
          <w:bCs/>
          <w:i/>
          <w:iCs/>
          <w:sz w:val="22"/>
          <w:szCs w:val="22"/>
        </w:rPr>
        <w:t>”</w:t>
      </w:r>
      <w:r w:rsidR="6AB28C2B" w:rsidRPr="77814117">
        <w:rPr>
          <w:rFonts w:ascii="Calibri" w:eastAsia="Calibri" w:hAnsi="Calibri" w:cs="Calibri"/>
          <w:b/>
          <w:bCs/>
          <w:i/>
          <w:iCs/>
          <w:sz w:val="22"/>
          <w:szCs w:val="22"/>
        </w:rPr>
        <w:t xml:space="preserve"> </w:t>
      </w:r>
      <w:r w:rsidR="53DA29F9" w:rsidRPr="77814117">
        <w:rPr>
          <w:rFonts w:ascii="Calibri" w:eastAsia="Calibri" w:hAnsi="Calibri" w:cs="Calibri"/>
          <w:b/>
          <w:bCs/>
          <w:i/>
          <w:iCs/>
          <w:sz w:val="22"/>
          <w:szCs w:val="22"/>
        </w:rPr>
        <w:t>:</w:t>
      </w:r>
      <w:proofErr w:type="gramEnd"/>
      <w:r w:rsidR="53DA29F9" w:rsidRPr="77814117">
        <w:rPr>
          <w:rFonts w:ascii="Calibri" w:eastAsia="Calibri" w:hAnsi="Calibri" w:cs="Calibri"/>
          <w:b/>
          <w:bCs/>
          <w:i/>
          <w:iCs/>
          <w:sz w:val="22"/>
          <w:szCs w:val="22"/>
        </w:rPr>
        <w:t xml:space="preserve"> </w:t>
      </w:r>
      <w:r w:rsidR="11427DD5" w:rsidRPr="77814117">
        <w:rPr>
          <w:rFonts w:ascii="Calibri" w:eastAsia="Calibri" w:hAnsi="Calibri" w:cs="Calibri"/>
          <w:color w:val="000000" w:themeColor="text1"/>
          <w:sz w:val="24"/>
          <w:szCs w:val="24"/>
        </w:rPr>
        <w:t>command will update the provider credentials for an Appliance resource</w:t>
      </w:r>
      <w:r w:rsidR="1D16E15C" w:rsidRPr="77814117">
        <w:rPr>
          <w:rFonts w:ascii="Calibri" w:eastAsia="Calibri" w:hAnsi="Calibri" w:cs="Calibri"/>
          <w:color w:val="000000" w:themeColor="text1"/>
          <w:sz w:val="24"/>
          <w:szCs w:val="24"/>
        </w:rPr>
        <w:t xml:space="preserve">. Whenever </w:t>
      </w:r>
      <w:proofErr w:type="spellStart"/>
      <w:r w:rsidR="1D16E15C" w:rsidRPr="77814117">
        <w:rPr>
          <w:rFonts w:ascii="Calibri" w:eastAsia="Calibri" w:hAnsi="Calibri" w:cs="Calibri"/>
          <w:color w:val="000000" w:themeColor="text1"/>
          <w:sz w:val="24"/>
          <w:szCs w:val="24"/>
        </w:rPr>
        <w:t>cloudadmin</w:t>
      </w:r>
      <w:proofErr w:type="spellEnd"/>
      <w:r w:rsidR="1D16E15C" w:rsidRPr="77814117">
        <w:rPr>
          <w:rFonts w:ascii="Calibri" w:eastAsia="Calibri" w:hAnsi="Calibri" w:cs="Calibri"/>
          <w:color w:val="000000" w:themeColor="text1"/>
          <w:sz w:val="24"/>
          <w:szCs w:val="24"/>
        </w:rPr>
        <w:t xml:space="preserve"> credentials of the private cloud are updated, the following steps should be taken to update the credentials in the appliance resource. </w:t>
      </w:r>
    </w:p>
    <w:p w14:paraId="5659454F" w14:textId="59F0E110" w:rsidR="611D993C" w:rsidRDefault="611D993C" w:rsidP="611D993C">
      <w:pPr>
        <w:pStyle w:val="Heading2"/>
        <w:rPr>
          <w:rFonts w:ascii="Calibri" w:eastAsia="Calibri" w:hAnsi="Calibri" w:cs="Calibri"/>
          <w:b/>
          <w:bCs/>
          <w:sz w:val="22"/>
          <w:szCs w:val="22"/>
        </w:rPr>
      </w:pPr>
    </w:p>
    <w:p w14:paraId="748B6B09" w14:textId="55E236DF" w:rsidR="297D12F4" w:rsidRDefault="297D12F4" w:rsidP="297D12F4"/>
    <w:p w14:paraId="0D5F9662" w14:textId="485112D4" w:rsidR="297D12F4" w:rsidRDefault="270771C0" w:rsidP="1D6CCB1F">
      <w:pPr>
        <w:pStyle w:val="ListParagraph"/>
        <w:numPr>
          <w:ilvl w:val="0"/>
          <w:numId w:val="1"/>
        </w:numPr>
        <w:rPr>
          <w:rFonts w:eastAsiaTheme="minorEastAsia"/>
        </w:rPr>
      </w:pPr>
      <w:r>
        <w:t xml:space="preserve">Log in to the </w:t>
      </w:r>
      <w:proofErr w:type="spellStart"/>
      <w:r>
        <w:t>jumpbox</w:t>
      </w:r>
      <w:proofErr w:type="spellEnd"/>
      <w:r>
        <w:t xml:space="preserve"> VM from where onboarding was performed. Change directory to the onboarding directory. </w:t>
      </w:r>
    </w:p>
    <w:p w14:paraId="26980BEA" w14:textId="551C2D0E" w:rsidR="297D12F4" w:rsidRDefault="270771C0" w:rsidP="1D6CCB1F">
      <w:pPr>
        <w:pStyle w:val="ListParagraph"/>
        <w:numPr>
          <w:ilvl w:val="0"/>
          <w:numId w:val="1"/>
        </w:numPr>
        <w:rPr>
          <w:rFonts w:eastAsiaTheme="minorEastAsia"/>
        </w:rPr>
      </w:pPr>
      <w:r>
        <w:t xml:space="preserve">For windows based </w:t>
      </w:r>
      <w:proofErr w:type="spellStart"/>
      <w:r>
        <w:t>jumpbox</w:t>
      </w:r>
      <w:proofErr w:type="spellEnd"/>
      <w:r>
        <w:t xml:space="preserve"> VM, run the following commands </w:t>
      </w:r>
      <w:r w:rsidR="297D12F4">
        <w:br/>
      </w:r>
      <w:r w:rsidR="79517F5A">
        <w:t>.\.temp\.env\Scripts\activate</w:t>
      </w:r>
    </w:p>
    <w:p w14:paraId="3E1406BB" w14:textId="3733BB7E" w:rsidR="297D12F4" w:rsidRDefault="270771C0" w:rsidP="1D6CCB1F">
      <w:pPr>
        <w:pStyle w:val="ListParagraph"/>
        <w:numPr>
          <w:ilvl w:val="0"/>
          <w:numId w:val="1"/>
        </w:numPr>
      </w:pPr>
      <w:r>
        <w:t>Run the following command -</w:t>
      </w:r>
      <w:r w:rsidR="297D12F4">
        <w:br/>
      </w:r>
      <w:proofErr w:type="spellStart"/>
      <w:r w:rsidR="53769B93">
        <w:t>az</w:t>
      </w:r>
      <w:proofErr w:type="spellEnd"/>
      <w:r w:rsidR="53769B93">
        <w:t xml:space="preserve"> </w:t>
      </w:r>
      <w:proofErr w:type="spellStart"/>
      <w:r w:rsidR="53769B93">
        <w:t>arcappliance</w:t>
      </w:r>
      <w:proofErr w:type="spellEnd"/>
      <w:r w:rsidR="53769B93">
        <w:t xml:space="preserve"> </w:t>
      </w:r>
      <w:proofErr w:type="spellStart"/>
      <w:r w:rsidR="53769B93">
        <w:t>setcredential</w:t>
      </w:r>
      <w:proofErr w:type="spellEnd"/>
      <w:r w:rsidR="53769B93">
        <w:t xml:space="preserve"> </w:t>
      </w:r>
      <w:proofErr w:type="spellStart"/>
      <w:r w:rsidR="53769B93">
        <w:t>vmware</w:t>
      </w:r>
      <w:proofErr w:type="spellEnd"/>
      <w:r w:rsidR="53769B93">
        <w:t xml:space="preserve"> --</w:t>
      </w:r>
      <w:proofErr w:type="spellStart"/>
      <w:r w:rsidR="53769B93">
        <w:t>kubeconfig</w:t>
      </w:r>
      <w:proofErr w:type="spellEnd"/>
      <w:r w:rsidR="53769B93">
        <w:t xml:space="preserve"> </w:t>
      </w:r>
      <w:proofErr w:type="spellStart"/>
      <w:r w:rsidR="53769B93">
        <w:t>kubeconfig</w:t>
      </w:r>
      <w:proofErr w:type="spellEnd"/>
    </w:p>
    <w:p w14:paraId="7775A257" w14:textId="3564F054" w:rsidR="297D12F4" w:rsidRDefault="15EE440D" w:rsidP="1D6CCB1F">
      <w:pPr>
        <w:pStyle w:val="ListParagraph"/>
        <w:numPr>
          <w:ilvl w:val="0"/>
          <w:numId w:val="1"/>
        </w:numPr>
      </w:pPr>
      <w:r>
        <w:t>Run the onboard command again. As sho</w:t>
      </w:r>
      <w:r w:rsidR="76C74694">
        <w:t>wn in step 3 in the section above (Step by step process to onboard in Arc for AVS preview)</w:t>
      </w:r>
    </w:p>
    <w:p w14:paraId="4A309143" w14:textId="5AA0585B" w:rsidR="297D12F4" w:rsidRDefault="297D12F4" w:rsidP="1D6CCB1F"/>
    <w:p w14:paraId="1E63A535" w14:textId="64A90A23" w:rsidR="297D12F4" w:rsidRDefault="297D12F4" w:rsidP="1D6CCB1F">
      <w:pPr>
        <w:ind w:firstLine="720"/>
      </w:pPr>
    </w:p>
    <w:p w14:paraId="26397ED0" w14:textId="12D4E1DD" w:rsidR="297D12F4" w:rsidRDefault="297D12F4" w:rsidP="1D6CCB1F"/>
    <w:p w14:paraId="65E7032C" w14:textId="55235C14" w:rsidR="297D12F4" w:rsidRDefault="297D12F4" w:rsidP="297D12F4"/>
    <w:p w14:paraId="36EDF325" w14:textId="18538FBF" w:rsidR="2A7AB8FB" w:rsidRDefault="3590DC35" w:rsidP="4613EC3B">
      <w:pPr>
        <w:pStyle w:val="Heading1"/>
        <w:rPr>
          <w:rFonts w:ascii="Calibri Light" w:eastAsia="Calibri Light" w:hAnsi="Calibri Light" w:cs="Calibri Light"/>
        </w:rPr>
      </w:pPr>
      <w:proofErr w:type="spellStart"/>
      <w:r w:rsidRPr="6C5786AE">
        <w:rPr>
          <w:rFonts w:ascii="Calibri Light" w:eastAsia="Calibri Light" w:hAnsi="Calibri Light" w:cs="Calibri Light"/>
          <w:strike/>
        </w:rPr>
        <w:lastRenderedPageBreak/>
        <w:t>De</w:t>
      </w:r>
      <w:r w:rsidR="72D063FA" w:rsidRPr="6C5786AE">
        <w:rPr>
          <w:rFonts w:ascii="Calibri Light" w:eastAsia="Calibri Light" w:hAnsi="Calibri Light" w:cs="Calibri Light"/>
        </w:rPr>
        <w:t>Off</w:t>
      </w:r>
      <w:proofErr w:type="spellEnd"/>
      <w:r w:rsidR="4183CB0D" w:rsidRPr="6C5786AE">
        <w:rPr>
          <w:rFonts w:ascii="Calibri Light" w:eastAsia="Calibri Light" w:hAnsi="Calibri Light" w:cs="Calibri Light"/>
        </w:rPr>
        <w:t xml:space="preserve"> </w:t>
      </w:r>
      <w:r w:rsidRPr="6C5786AE">
        <w:rPr>
          <w:rFonts w:ascii="Calibri Light" w:eastAsia="Calibri Light" w:hAnsi="Calibri Light" w:cs="Calibri Light"/>
        </w:rPr>
        <w:t>board</w:t>
      </w:r>
      <w:r w:rsidRPr="3DCC9417">
        <w:rPr>
          <w:rFonts w:ascii="Calibri Light" w:eastAsia="Calibri Light" w:hAnsi="Calibri Light" w:cs="Calibri Light"/>
        </w:rPr>
        <w:t xml:space="preserve"> from Azure Arc enabled AVS</w:t>
      </w:r>
    </w:p>
    <w:p w14:paraId="0EF2696E" w14:textId="6759A917" w:rsidR="060C5CC0" w:rsidRDefault="5531AA32" w:rsidP="0CAACF81">
      <w:pPr>
        <w:pStyle w:val="Heading2"/>
        <w:ind w:firstLine="720"/>
        <w:rPr>
          <w:rFonts w:ascii="Calibri Light" w:eastAsia="Calibri Light" w:hAnsi="Calibri Light" w:cs="Calibri Light"/>
        </w:rPr>
      </w:pPr>
      <w:r w:rsidRPr="0CAACF81">
        <w:rPr>
          <w:sz w:val="24"/>
          <w:szCs w:val="24"/>
        </w:rPr>
        <w:t>Remove your VMware virtual machines from Azure management services</w:t>
      </w:r>
    </w:p>
    <w:p w14:paraId="421A3D78" w14:textId="5884D422" w:rsidR="060C5CC0" w:rsidRDefault="4639A71E" w:rsidP="0CAACF81">
      <w:pPr>
        <w:rPr>
          <w:rFonts w:ascii="Calibri" w:eastAsia="Calibri" w:hAnsi="Calibri" w:cs="Calibri"/>
          <w:color w:val="000000" w:themeColor="text1"/>
        </w:rPr>
      </w:pPr>
      <w:r w:rsidRPr="0CAACF81">
        <w:rPr>
          <w:rFonts w:ascii="Calibri" w:eastAsia="Calibri" w:hAnsi="Calibri" w:cs="Calibri"/>
          <w:color w:val="000000" w:themeColor="text1"/>
        </w:rPr>
        <w:t>If you have enabled guest management on your Arc enabled AVS VMs and onboarded them to Azure management services by installing VM extensions on them (</w:t>
      </w:r>
      <w:proofErr w:type="gramStart"/>
      <w:r w:rsidRPr="0CAACF81">
        <w:rPr>
          <w:rFonts w:ascii="Calibri" w:eastAsia="Calibri" w:hAnsi="Calibri" w:cs="Calibri"/>
          <w:color w:val="000000" w:themeColor="text1"/>
        </w:rPr>
        <w:t>e.g.</w:t>
      </w:r>
      <w:proofErr w:type="gramEnd"/>
      <w:r w:rsidRPr="0CAACF81">
        <w:rPr>
          <w:rFonts w:ascii="Calibri" w:eastAsia="Calibri" w:hAnsi="Calibri" w:cs="Calibri"/>
          <w:color w:val="000000" w:themeColor="text1"/>
        </w:rPr>
        <w:t xml:space="preserve"> you might have installed MMA extension to collect and send logs to an Azure Log Analytics workspace), you will need to uninstall the extensions to prevent continued billing. You will also need to uninstall the Azure Connected Machine agent to avoid any problems installing the agent in future</w:t>
      </w:r>
    </w:p>
    <w:p w14:paraId="22BD79EA" w14:textId="2CEFBA0A" w:rsidR="060C5CC0" w:rsidRDefault="51BFA568" w:rsidP="0CAACF81">
      <w:pPr>
        <w:rPr>
          <w:rFonts w:ascii="Calibri" w:eastAsia="Calibri" w:hAnsi="Calibri" w:cs="Calibri"/>
          <w:color w:val="000000" w:themeColor="text1"/>
        </w:rPr>
      </w:pPr>
      <w:r w:rsidRPr="0CAACF81">
        <w:rPr>
          <w:rFonts w:ascii="Calibri" w:eastAsia="Calibri" w:hAnsi="Calibri" w:cs="Calibri"/>
          <w:color w:val="000000" w:themeColor="text1"/>
        </w:rPr>
        <w:t>Following steps can be performed to uninstall extensions from the portal</w:t>
      </w:r>
    </w:p>
    <w:p w14:paraId="1D58F93C" w14:textId="47F26681" w:rsidR="060C5CC0" w:rsidRDefault="51BFA568" w:rsidP="0CAACF81">
      <w:pPr>
        <w:pStyle w:val="ListParagraph"/>
        <w:numPr>
          <w:ilvl w:val="0"/>
          <w:numId w:val="53"/>
        </w:numPr>
        <w:rPr>
          <w:rFonts w:eastAsiaTheme="minorEastAsia"/>
          <w:color w:val="000000" w:themeColor="text1"/>
        </w:rPr>
      </w:pPr>
      <w:r w:rsidRPr="6C5786AE">
        <w:rPr>
          <w:rFonts w:ascii="Calibri" w:eastAsia="Calibri" w:hAnsi="Calibri" w:cs="Calibri"/>
          <w:color w:val="000000" w:themeColor="text1"/>
        </w:rPr>
        <w:t xml:space="preserve">Login to your </w:t>
      </w:r>
      <w:hyperlink r:id="rId30">
        <w:r w:rsidRPr="6C5786AE">
          <w:rPr>
            <w:rStyle w:val="Hyperlink"/>
            <w:rFonts w:ascii="Calibri" w:eastAsia="Calibri" w:hAnsi="Calibri" w:cs="Calibri"/>
          </w:rPr>
          <w:t>Azure VMware Solutions</w:t>
        </w:r>
      </w:hyperlink>
      <w:r w:rsidRPr="6C5786AE">
        <w:rPr>
          <w:rFonts w:ascii="Calibri" w:eastAsia="Calibri" w:hAnsi="Calibri" w:cs="Calibri"/>
          <w:color w:val="000000" w:themeColor="text1"/>
        </w:rPr>
        <w:t xml:space="preserve"> (AVS) private cloud.</w:t>
      </w:r>
    </w:p>
    <w:p w14:paraId="385F2E47" w14:textId="5FDADE03" w:rsidR="060C5CC0" w:rsidRDefault="7B912F2E" w:rsidP="0CAACF81">
      <w:pPr>
        <w:pStyle w:val="ListParagraph"/>
        <w:numPr>
          <w:ilvl w:val="0"/>
          <w:numId w:val="53"/>
        </w:numPr>
        <w:rPr>
          <w:rFonts w:eastAsiaTheme="minorEastAsia"/>
          <w:color w:val="000000" w:themeColor="text1"/>
        </w:rPr>
      </w:pPr>
      <w:r w:rsidRPr="0CAACF81">
        <w:rPr>
          <w:rFonts w:ascii="Calibri" w:eastAsia="Calibri" w:hAnsi="Calibri" w:cs="Calibri"/>
          <w:color w:val="000000" w:themeColor="text1"/>
        </w:rPr>
        <w:t xml:space="preserve">Click on Virtual machines under “Arc enabled VMware resources” in Private cloud </w:t>
      </w:r>
      <w:r w:rsidRPr="2FF50F0F">
        <w:rPr>
          <w:rFonts w:ascii="Calibri" w:eastAsia="Calibri" w:hAnsi="Calibri" w:cs="Calibri"/>
          <w:color w:val="000000" w:themeColor="text1"/>
          <w:highlight w:val="yellow"/>
        </w:rPr>
        <w:t>blade</w:t>
      </w:r>
      <w:r w:rsidRPr="0CAACF81">
        <w:rPr>
          <w:rFonts w:ascii="Calibri" w:eastAsia="Calibri" w:hAnsi="Calibri" w:cs="Calibri"/>
          <w:color w:val="000000" w:themeColor="text1"/>
        </w:rPr>
        <w:t>.</w:t>
      </w:r>
    </w:p>
    <w:p w14:paraId="2ED482C6" w14:textId="1CB08DF0" w:rsidR="060C5CC0" w:rsidRDefault="7B912F2E" w:rsidP="0CAACF81">
      <w:pPr>
        <w:pStyle w:val="ListParagraph"/>
        <w:numPr>
          <w:ilvl w:val="0"/>
          <w:numId w:val="53"/>
        </w:numPr>
        <w:rPr>
          <w:rFonts w:eastAsiaTheme="minorEastAsia"/>
          <w:color w:val="000000" w:themeColor="text1"/>
        </w:rPr>
      </w:pPr>
      <w:r w:rsidRPr="0CAACF81">
        <w:rPr>
          <w:rFonts w:ascii="Calibri" w:eastAsia="Calibri" w:hAnsi="Calibri" w:cs="Calibri"/>
          <w:color w:val="000000" w:themeColor="text1"/>
        </w:rPr>
        <w:t>Search and select the virtual machine where you have Guest Management enabled.</w:t>
      </w:r>
    </w:p>
    <w:p w14:paraId="501C8B57" w14:textId="47F977C8" w:rsidR="060C5CC0" w:rsidRDefault="7B912F2E" w:rsidP="0CAACF81">
      <w:pPr>
        <w:pStyle w:val="ListParagraph"/>
        <w:numPr>
          <w:ilvl w:val="0"/>
          <w:numId w:val="53"/>
        </w:numPr>
        <w:rPr>
          <w:rFonts w:eastAsiaTheme="minorEastAsia"/>
          <w:color w:val="000000" w:themeColor="text1"/>
        </w:rPr>
      </w:pPr>
      <w:r w:rsidRPr="0CAACF81">
        <w:rPr>
          <w:rFonts w:ascii="Calibri" w:eastAsia="Calibri" w:hAnsi="Calibri" w:cs="Calibri"/>
          <w:color w:val="000000" w:themeColor="text1"/>
        </w:rPr>
        <w:t>Click on Extensions.</w:t>
      </w:r>
    </w:p>
    <w:p w14:paraId="7C8C1CE7" w14:textId="31DEE5B5" w:rsidR="060C5CC0" w:rsidRDefault="7B912F2E" w:rsidP="0CAACF81">
      <w:pPr>
        <w:pStyle w:val="ListParagraph"/>
        <w:numPr>
          <w:ilvl w:val="0"/>
          <w:numId w:val="53"/>
        </w:numPr>
        <w:spacing w:after="0"/>
        <w:rPr>
          <w:rFonts w:eastAsiaTheme="minorEastAsia"/>
          <w:color w:val="000000" w:themeColor="text1"/>
        </w:rPr>
      </w:pPr>
      <w:r w:rsidRPr="0CAACF81">
        <w:rPr>
          <w:rFonts w:ascii="Calibri" w:eastAsia="Calibri" w:hAnsi="Calibri" w:cs="Calibri"/>
          <w:color w:val="000000" w:themeColor="text1"/>
        </w:rPr>
        <w:t>Select the extensions and click Uninstall</w:t>
      </w:r>
      <w:r w:rsidR="2E545BEF" w:rsidRPr="0CAACF81">
        <w:rPr>
          <w:rFonts w:ascii="Calibri" w:eastAsia="Calibri" w:hAnsi="Calibri" w:cs="Calibri"/>
          <w:color w:val="000000" w:themeColor="text1"/>
        </w:rPr>
        <w:t>.</w:t>
      </w:r>
    </w:p>
    <w:p w14:paraId="6D9590DB" w14:textId="1F4FB43E" w:rsidR="060C5CC0" w:rsidRDefault="36F4262C" w:rsidP="0CAACF81">
      <w:pPr>
        <w:pStyle w:val="ListParagraph"/>
        <w:numPr>
          <w:ilvl w:val="0"/>
          <w:numId w:val="53"/>
        </w:numPr>
        <w:spacing w:after="0"/>
        <w:rPr>
          <w:rFonts w:eastAsiaTheme="minorEastAsia"/>
          <w:color w:val="000000" w:themeColor="text1"/>
        </w:rPr>
      </w:pPr>
      <w:r w:rsidRPr="0CAACF81">
        <w:rPr>
          <w:rFonts w:ascii="Calibri" w:eastAsia="Calibri" w:hAnsi="Calibri" w:cs="Calibri"/>
          <w:color w:val="000000" w:themeColor="text1"/>
        </w:rPr>
        <w:t>Steps 2 to 5 must be performed for all the VMs that have VM extensions installed.</w:t>
      </w:r>
    </w:p>
    <w:p w14:paraId="7934CD33" w14:textId="36BDCD71" w:rsidR="060C5CC0" w:rsidRDefault="36F4262C" w:rsidP="0CAACF81">
      <w:pPr>
        <w:pStyle w:val="ListParagraph"/>
        <w:numPr>
          <w:ilvl w:val="0"/>
          <w:numId w:val="53"/>
        </w:numPr>
        <w:spacing w:after="0"/>
        <w:rPr>
          <w:rFonts w:eastAsiaTheme="minorEastAsia"/>
          <w:color w:val="000000" w:themeColor="text1"/>
        </w:rPr>
      </w:pPr>
      <w:r w:rsidRPr="0CAACF81">
        <w:rPr>
          <w:rFonts w:ascii="Calibri" w:eastAsia="Calibri" w:hAnsi="Calibri" w:cs="Calibri"/>
          <w:color w:val="000000" w:themeColor="text1"/>
        </w:rPr>
        <w:t xml:space="preserve">To avoid problems onboarding the same VM to guest management, we recommend </w:t>
      </w:r>
      <w:proofErr w:type="gramStart"/>
      <w:r w:rsidRPr="0CAACF81">
        <w:rPr>
          <w:rFonts w:ascii="Calibri" w:eastAsia="Calibri" w:hAnsi="Calibri" w:cs="Calibri"/>
          <w:color w:val="000000" w:themeColor="text1"/>
        </w:rPr>
        <w:t>performing</w:t>
      </w:r>
      <w:proofErr w:type="gramEnd"/>
      <w:r w:rsidRPr="0CAACF81">
        <w:rPr>
          <w:rFonts w:ascii="Calibri" w:eastAsia="Calibri" w:hAnsi="Calibri" w:cs="Calibri"/>
          <w:color w:val="000000" w:themeColor="text1"/>
        </w:rPr>
        <w:t xml:space="preserve"> the following steps to cleanly disable guest management capabilities as well.</w:t>
      </w:r>
    </w:p>
    <w:p w14:paraId="03884CFD" w14:textId="46A6D8A0" w:rsidR="060C5CC0" w:rsidRDefault="36F4262C" w:rsidP="0CAACF81">
      <w:pPr>
        <w:pStyle w:val="ListParagraph"/>
        <w:numPr>
          <w:ilvl w:val="0"/>
          <w:numId w:val="53"/>
        </w:numPr>
        <w:spacing w:after="0"/>
        <w:rPr>
          <w:rFonts w:eastAsiaTheme="minorEastAsia"/>
          <w:color w:val="000000" w:themeColor="text1"/>
        </w:rPr>
      </w:pPr>
      <w:r w:rsidRPr="0CAACF81">
        <w:rPr>
          <w:rFonts w:ascii="Calibri" w:eastAsia="Calibri" w:hAnsi="Calibri" w:cs="Calibri"/>
          <w:color w:val="000000" w:themeColor="text1"/>
        </w:rPr>
        <w:t>Log in to the virtual machine using administrator or root credentials and run the following command in the shell</w:t>
      </w:r>
    </w:p>
    <w:p w14:paraId="139F4DC9" w14:textId="60A6EEC2" w:rsidR="060C5CC0" w:rsidRDefault="36F4262C" w:rsidP="0CAACF81">
      <w:pPr>
        <w:pStyle w:val="ListParagraph"/>
        <w:numPr>
          <w:ilvl w:val="1"/>
          <w:numId w:val="53"/>
        </w:numPr>
        <w:spacing w:after="0"/>
        <w:rPr>
          <w:rFonts w:eastAsiaTheme="minorEastAsia"/>
          <w:color w:val="000000" w:themeColor="text1"/>
        </w:rPr>
      </w:pPr>
      <w:proofErr w:type="spellStart"/>
      <w:r w:rsidRPr="0CAACF81">
        <w:rPr>
          <w:rFonts w:ascii="Calibri" w:eastAsia="Calibri" w:hAnsi="Calibri" w:cs="Calibri"/>
          <w:color w:val="000000" w:themeColor="text1"/>
        </w:rPr>
        <w:t>azcmagent</w:t>
      </w:r>
      <w:proofErr w:type="spellEnd"/>
      <w:r w:rsidRPr="0CAACF81">
        <w:rPr>
          <w:rFonts w:ascii="Calibri" w:eastAsia="Calibri" w:hAnsi="Calibri" w:cs="Calibri"/>
          <w:color w:val="000000" w:themeColor="text1"/>
        </w:rPr>
        <w:t xml:space="preserve"> disconnect --force-local-only</w:t>
      </w:r>
    </w:p>
    <w:p w14:paraId="30518151" w14:textId="3639082A" w:rsidR="060C5CC0" w:rsidRDefault="36F4262C" w:rsidP="0CAACF81">
      <w:pPr>
        <w:pStyle w:val="ListParagraph"/>
        <w:numPr>
          <w:ilvl w:val="0"/>
          <w:numId w:val="53"/>
        </w:numPr>
        <w:spacing w:after="0"/>
        <w:rPr>
          <w:rFonts w:eastAsiaTheme="minorEastAsia"/>
          <w:color w:val="000000" w:themeColor="text1"/>
        </w:rPr>
      </w:pPr>
      <w:r w:rsidRPr="0CAACF81">
        <w:rPr>
          <w:rFonts w:ascii="Calibri" w:eastAsia="Calibri" w:hAnsi="Calibri" w:cs="Calibri"/>
          <w:color w:val="000000" w:themeColor="text1"/>
        </w:rPr>
        <w:t xml:space="preserve">Uninstall the </w:t>
      </w:r>
      <w:proofErr w:type="spellStart"/>
      <w:r w:rsidRPr="0CAACF81">
        <w:rPr>
          <w:rFonts w:ascii="Calibri" w:eastAsia="Calibri" w:hAnsi="Calibri" w:cs="Calibri"/>
          <w:color w:val="000000" w:themeColor="text1"/>
        </w:rPr>
        <w:t>ConnectedMachine</w:t>
      </w:r>
      <w:proofErr w:type="spellEnd"/>
      <w:r w:rsidRPr="0CAACF81">
        <w:rPr>
          <w:rFonts w:ascii="Calibri" w:eastAsia="Calibri" w:hAnsi="Calibri" w:cs="Calibri"/>
          <w:color w:val="000000" w:themeColor="text1"/>
        </w:rPr>
        <w:t xml:space="preserve"> agent from the machine</w:t>
      </w:r>
    </w:p>
    <w:p w14:paraId="3DEB5B69" w14:textId="2160F6FF" w:rsidR="060C5CC0" w:rsidRDefault="36F4262C" w:rsidP="0CAACF81">
      <w:pPr>
        <w:pStyle w:val="ListParagraph"/>
        <w:numPr>
          <w:ilvl w:val="0"/>
          <w:numId w:val="53"/>
        </w:numPr>
        <w:spacing w:after="0"/>
        <w:rPr>
          <w:rFonts w:eastAsiaTheme="minorEastAsia"/>
          <w:color w:val="000000" w:themeColor="text1"/>
        </w:rPr>
      </w:pPr>
      <w:r w:rsidRPr="0CAACF81">
        <w:rPr>
          <w:rFonts w:ascii="Calibri" w:eastAsia="Calibri" w:hAnsi="Calibri" w:cs="Calibri"/>
          <w:color w:val="000000" w:themeColor="text1"/>
        </w:rPr>
        <w:t>Set the identity on the virtual machine resource to none.</w:t>
      </w:r>
    </w:p>
    <w:p w14:paraId="7DDFBB1F" w14:textId="4B4F2335" w:rsidR="060C5CC0" w:rsidRDefault="61C5A576" w:rsidP="1F8C17DE">
      <w:pPr>
        <w:pStyle w:val="ListParagraph"/>
        <w:numPr>
          <w:ilvl w:val="0"/>
          <w:numId w:val="53"/>
        </w:numPr>
        <w:spacing w:after="0"/>
        <w:rPr>
          <w:rFonts w:eastAsiaTheme="minorEastAsia"/>
          <w:color w:val="000000" w:themeColor="text1"/>
        </w:rPr>
      </w:pPr>
      <w:r w:rsidRPr="1F8C17DE">
        <w:rPr>
          <w:rFonts w:ascii="Calibri" w:eastAsia="Calibri" w:hAnsi="Calibri" w:cs="Calibri"/>
          <w:color w:val="000000" w:themeColor="text1"/>
        </w:rPr>
        <w:t>Steps 8 to 10 must be performed for all the VMs that have guest management enabled.</w:t>
      </w:r>
    </w:p>
    <w:p w14:paraId="047873CF" w14:textId="3A4942F4" w:rsidR="060C5CC0" w:rsidRDefault="060C5CC0" w:rsidP="0CAACF81">
      <w:pPr>
        <w:spacing w:after="0"/>
        <w:rPr>
          <w:rFonts w:ascii="Calibri" w:eastAsia="Calibri" w:hAnsi="Calibri" w:cs="Calibri"/>
          <w:color w:val="000000" w:themeColor="text1"/>
        </w:rPr>
      </w:pPr>
    </w:p>
    <w:p w14:paraId="6678486A" w14:textId="020F9B16" w:rsidR="060C5CC0" w:rsidRDefault="060C5CC0" w:rsidP="0CAACF81">
      <w:pPr>
        <w:spacing w:after="0"/>
        <w:rPr>
          <w:rFonts w:ascii="Calibri" w:eastAsia="Calibri" w:hAnsi="Calibri" w:cs="Calibri"/>
          <w:color w:val="000000" w:themeColor="text1"/>
        </w:rPr>
      </w:pPr>
    </w:p>
    <w:p w14:paraId="75BE8555" w14:textId="573FD2C6" w:rsidR="060C5CC0" w:rsidRDefault="060C5CC0" w:rsidP="0CAACF81">
      <w:pPr>
        <w:spacing w:after="0"/>
        <w:rPr>
          <w:rFonts w:ascii="Calibri" w:eastAsia="Calibri" w:hAnsi="Calibri" w:cs="Calibri"/>
          <w:color w:val="000000" w:themeColor="text1"/>
        </w:rPr>
      </w:pPr>
    </w:p>
    <w:p w14:paraId="797E8464" w14:textId="3373B200" w:rsidR="060C5CC0" w:rsidRDefault="60FB5218" w:rsidP="0CAACF81">
      <w:pPr>
        <w:pStyle w:val="Heading2"/>
        <w:rPr>
          <w:rFonts w:ascii="Calibri Light" w:eastAsia="Calibri Light" w:hAnsi="Calibri Light" w:cs="Calibri Light"/>
        </w:rPr>
      </w:pPr>
      <w:r w:rsidRPr="0CAACF81">
        <w:rPr>
          <w:sz w:val="32"/>
          <w:szCs w:val="32"/>
        </w:rPr>
        <w:t>Remove Arc enabled AVS vSphere resources from Azure</w:t>
      </w:r>
    </w:p>
    <w:p w14:paraId="35AB7028" w14:textId="172D478A" w:rsidR="060C5CC0" w:rsidRDefault="530C62A5" w:rsidP="0CAACF81">
      <w:pPr>
        <w:rPr>
          <w:rFonts w:ascii="Calibri" w:eastAsia="Calibri" w:hAnsi="Calibri" w:cs="Calibri"/>
          <w:color w:val="24292F"/>
          <w:sz w:val="24"/>
          <w:szCs w:val="24"/>
        </w:rPr>
      </w:pPr>
      <w:r w:rsidRPr="0CAACF81">
        <w:rPr>
          <w:rFonts w:ascii="Calibri" w:eastAsia="Calibri" w:hAnsi="Calibri" w:cs="Calibri"/>
          <w:color w:val="24292F"/>
          <w:sz w:val="24"/>
          <w:szCs w:val="24"/>
        </w:rPr>
        <w:t xml:space="preserve"> </w:t>
      </w:r>
    </w:p>
    <w:p w14:paraId="2DAAA6B4" w14:textId="51BC95F4" w:rsidR="060C5CC0" w:rsidRDefault="530C62A5" w:rsidP="0CAACF81">
      <w:pPr>
        <w:rPr>
          <w:rFonts w:ascii="Calibri" w:eastAsia="Calibri" w:hAnsi="Calibri" w:cs="Calibri"/>
          <w:color w:val="000000" w:themeColor="text1"/>
        </w:rPr>
      </w:pPr>
      <w:r w:rsidRPr="0CAACF81">
        <w:rPr>
          <w:rFonts w:ascii="Calibri" w:eastAsia="Calibri" w:hAnsi="Calibri" w:cs="Calibri"/>
          <w:color w:val="000000" w:themeColor="text1"/>
        </w:rPr>
        <w:t xml:space="preserve">When you enable Arc enabled AVS VMware resources in Azure, a representation is created for them in Azure. Before you can delete the vCenter resource in Azure, you will need to first delete all the Azure resource representations you created for your vSphere resources. To achieve this, </w:t>
      </w:r>
      <w:proofErr w:type="gramStart"/>
      <w:r w:rsidRPr="0CAACF81">
        <w:rPr>
          <w:rFonts w:ascii="Calibri" w:eastAsia="Calibri" w:hAnsi="Calibri" w:cs="Calibri"/>
          <w:color w:val="000000" w:themeColor="text1"/>
        </w:rPr>
        <w:t>perform</w:t>
      </w:r>
      <w:proofErr w:type="gramEnd"/>
      <w:r w:rsidRPr="0CAACF81">
        <w:rPr>
          <w:rFonts w:ascii="Calibri" w:eastAsia="Calibri" w:hAnsi="Calibri" w:cs="Calibri"/>
          <w:color w:val="000000" w:themeColor="text1"/>
        </w:rPr>
        <w:t xml:space="preserve"> the following steps:</w:t>
      </w:r>
    </w:p>
    <w:p w14:paraId="6C5362CE" w14:textId="2CB7E6AA" w:rsidR="060C5CC0" w:rsidRDefault="530C62A5" w:rsidP="0CAACF81">
      <w:pPr>
        <w:pStyle w:val="ListParagraph"/>
        <w:numPr>
          <w:ilvl w:val="0"/>
          <w:numId w:val="52"/>
        </w:numPr>
        <w:rPr>
          <w:rFonts w:eastAsiaTheme="minorEastAsia"/>
          <w:color w:val="24292F"/>
          <w:sz w:val="24"/>
          <w:szCs w:val="24"/>
        </w:rPr>
      </w:pPr>
      <w:r w:rsidRPr="6C5786AE">
        <w:rPr>
          <w:rFonts w:ascii="Calibri" w:eastAsia="Calibri" w:hAnsi="Calibri" w:cs="Calibri"/>
          <w:color w:val="24292F"/>
          <w:sz w:val="24"/>
          <w:szCs w:val="24"/>
        </w:rPr>
        <w:t xml:space="preserve">Go to the </w:t>
      </w:r>
      <w:hyperlink r:id="rId31">
        <w:r w:rsidRPr="6C5786AE">
          <w:rPr>
            <w:rStyle w:val="Hyperlink"/>
            <w:rFonts w:ascii="Calibri" w:eastAsia="Calibri" w:hAnsi="Calibri" w:cs="Calibri"/>
            <w:sz w:val="24"/>
            <w:szCs w:val="24"/>
          </w:rPr>
          <w:t>Azure portal</w:t>
        </w:r>
      </w:hyperlink>
    </w:p>
    <w:p w14:paraId="2F952439" w14:textId="036BCDF3" w:rsidR="060C5CC0" w:rsidRDefault="530C62A5" w:rsidP="0CAACF81">
      <w:pPr>
        <w:pStyle w:val="ListParagraph"/>
        <w:numPr>
          <w:ilvl w:val="0"/>
          <w:numId w:val="52"/>
        </w:numPr>
        <w:spacing w:after="0"/>
        <w:rPr>
          <w:rFonts w:eastAsiaTheme="minorEastAsia"/>
          <w:color w:val="000000" w:themeColor="text1"/>
        </w:rPr>
      </w:pPr>
      <w:r w:rsidRPr="0CAACF81">
        <w:rPr>
          <w:rFonts w:ascii="Calibri" w:eastAsia="Calibri" w:hAnsi="Calibri" w:cs="Calibri"/>
          <w:color w:val="000000" w:themeColor="text1"/>
        </w:rPr>
        <w:t xml:space="preserve">Click on Virtual machines on </w:t>
      </w:r>
      <w:r w:rsidR="4C28CA7D" w:rsidRPr="0CAACF81">
        <w:rPr>
          <w:rFonts w:ascii="Calibri" w:eastAsia="Calibri" w:hAnsi="Calibri" w:cs="Calibri"/>
          <w:color w:val="000000" w:themeColor="text1"/>
        </w:rPr>
        <w:t xml:space="preserve">Arc enabled VMware resources in the Private Cloud </w:t>
      </w:r>
      <w:r w:rsidR="4C28CA7D" w:rsidRPr="2FF50F0F">
        <w:rPr>
          <w:rFonts w:ascii="Calibri" w:eastAsia="Calibri" w:hAnsi="Calibri" w:cs="Calibri"/>
          <w:color w:val="000000" w:themeColor="text1"/>
          <w:highlight w:val="yellow"/>
        </w:rPr>
        <w:t>blade</w:t>
      </w:r>
      <w:r w:rsidRPr="2FF50F0F">
        <w:rPr>
          <w:rFonts w:ascii="Calibri" w:eastAsia="Calibri" w:hAnsi="Calibri" w:cs="Calibri"/>
          <w:color w:val="000000" w:themeColor="text1"/>
          <w:highlight w:val="yellow"/>
        </w:rPr>
        <w:t>.</w:t>
      </w:r>
    </w:p>
    <w:p w14:paraId="11F2DF06" w14:textId="17ADE409" w:rsidR="060C5CC0" w:rsidRDefault="530C62A5" w:rsidP="0CAACF81">
      <w:pPr>
        <w:pStyle w:val="ListParagraph"/>
        <w:numPr>
          <w:ilvl w:val="0"/>
          <w:numId w:val="52"/>
        </w:numPr>
        <w:spacing w:after="0"/>
        <w:rPr>
          <w:rFonts w:eastAsiaTheme="minorEastAsia"/>
          <w:color w:val="000000" w:themeColor="text1"/>
        </w:rPr>
      </w:pPr>
      <w:r w:rsidRPr="0CAACF81">
        <w:rPr>
          <w:rFonts w:ascii="Calibri" w:eastAsia="Calibri" w:hAnsi="Calibri" w:cs="Calibri"/>
          <w:color w:val="000000" w:themeColor="text1"/>
        </w:rPr>
        <w:t>Select all the VMs that have Azure Enabled value as Yes.</w:t>
      </w:r>
    </w:p>
    <w:p w14:paraId="57081562" w14:textId="06B069F1" w:rsidR="060C5CC0" w:rsidRDefault="530C62A5" w:rsidP="0CAACF81">
      <w:pPr>
        <w:pStyle w:val="ListParagraph"/>
        <w:numPr>
          <w:ilvl w:val="0"/>
          <w:numId w:val="52"/>
        </w:numPr>
        <w:spacing w:after="0"/>
        <w:rPr>
          <w:rFonts w:eastAsiaTheme="minorEastAsia"/>
          <w:color w:val="000000" w:themeColor="text1"/>
        </w:rPr>
      </w:pPr>
      <w:r w:rsidRPr="0CAACF81">
        <w:rPr>
          <w:rFonts w:ascii="Calibri" w:eastAsia="Calibri" w:hAnsi="Calibri" w:cs="Calibri"/>
          <w:color w:val="000000" w:themeColor="text1"/>
        </w:rPr>
        <w:t>Click Remove from Azure.</w:t>
      </w:r>
    </w:p>
    <w:p w14:paraId="329E6DF4" w14:textId="0555908E" w:rsidR="060C5CC0" w:rsidRDefault="530C62A5" w:rsidP="0CAACF81">
      <w:pPr>
        <w:pStyle w:val="ListParagraph"/>
        <w:numPr>
          <w:ilvl w:val="0"/>
          <w:numId w:val="52"/>
        </w:numPr>
        <w:spacing w:after="0"/>
        <w:rPr>
          <w:rFonts w:eastAsiaTheme="minorEastAsia"/>
          <w:color w:val="000000" w:themeColor="text1"/>
        </w:rPr>
      </w:pPr>
      <w:r w:rsidRPr="0CAACF81">
        <w:rPr>
          <w:rFonts w:ascii="Calibri" w:eastAsia="Calibri" w:hAnsi="Calibri" w:cs="Calibri"/>
          <w:color w:val="000000" w:themeColor="text1"/>
        </w:rPr>
        <w:t xml:space="preserve">This will start </w:t>
      </w:r>
      <w:r w:rsidR="584A8E39" w:rsidRPr="0CAACF81">
        <w:rPr>
          <w:rFonts w:ascii="Calibri" w:eastAsia="Calibri" w:hAnsi="Calibri" w:cs="Calibri"/>
          <w:color w:val="000000" w:themeColor="text1"/>
        </w:rPr>
        <w:t>deployment</w:t>
      </w:r>
      <w:r w:rsidRPr="0CAACF81">
        <w:rPr>
          <w:rFonts w:ascii="Calibri" w:eastAsia="Calibri" w:hAnsi="Calibri" w:cs="Calibri"/>
          <w:color w:val="000000" w:themeColor="text1"/>
        </w:rPr>
        <w:t xml:space="preserve"> and remove these resources from Azure. The resources will continue to remain in your vCenter.</w:t>
      </w:r>
    </w:p>
    <w:p w14:paraId="1934AB5E" w14:textId="33EE0D11" w:rsidR="060C5CC0" w:rsidRDefault="530C62A5" w:rsidP="0CAACF81">
      <w:pPr>
        <w:pStyle w:val="ListParagraph"/>
        <w:numPr>
          <w:ilvl w:val="0"/>
          <w:numId w:val="52"/>
        </w:numPr>
        <w:spacing w:after="0"/>
        <w:rPr>
          <w:rFonts w:eastAsiaTheme="minorEastAsia"/>
          <w:color w:val="000000" w:themeColor="text1"/>
        </w:rPr>
      </w:pPr>
      <w:r w:rsidRPr="0CAACF81">
        <w:rPr>
          <w:rFonts w:ascii="Calibri" w:eastAsia="Calibri" w:hAnsi="Calibri" w:cs="Calibri"/>
          <w:color w:val="000000" w:themeColor="text1"/>
        </w:rPr>
        <w:t xml:space="preserve">Perform </w:t>
      </w:r>
      <w:proofErr w:type="gramStart"/>
      <w:r w:rsidRPr="0CAACF81">
        <w:rPr>
          <w:rFonts w:ascii="Calibri" w:eastAsia="Calibri" w:hAnsi="Calibri" w:cs="Calibri"/>
          <w:color w:val="000000" w:themeColor="text1"/>
        </w:rPr>
        <w:t>the steps</w:t>
      </w:r>
      <w:proofErr w:type="gramEnd"/>
      <w:r w:rsidRPr="0CAACF81">
        <w:rPr>
          <w:rFonts w:ascii="Calibri" w:eastAsia="Calibri" w:hAnsi="Calibri" w:cs="Calibri"/>
          <w:color w:val="000000" w:themeColor="text1"/>
        </w:rPr>
        <w:t xml:space="preserve"> </w:t>
      </w:r>
      <w:r w:rsidR="2924C339" w:rsidRPr="0CAACF81">
        <w:rPr>
          <w:rFonts w:ascii="Calibri" w:eastAsia="Calibri" w:hAnsi="Calibri" w:cs="Calibri"/>
          <w:color w:val="000000" w:themeColor="text1"/>
        </w:rPr>
        <w:t>2</w:t>
      </w:r>
      <w:r w:rsidRPr="0CAACF81">
        <w:rPr>
          <w:rFonts w:ascii="Calibri" w:eastAsia="Calibri" w:hAnsi="Calibri" w:cs="Calibri"/>
          <w:color w:val="000000" w:themeColor="text1"/>
        </w:rPr>
        <w:t>,</w:t>
      </w:r>
      <w:r w:rsidR="018BF3E9" w:rsidRPr="0CAACF81">
        <w:rPr>
          <w:rFonts w:ascii="Calibri" w:eastAsia="Calibri" w:hAnsi="Calibri" w:cs="Calibri"/>
          <w:color w:val="000000" w:themeColor="text1"/>
        </w:rPr>
        <w:t xml:space="preserve"> </w:t>
      </w:r>
      <w:r w:rsidR="083BA38C" w:rsidRPr="0CAACF81">
        <w:rPr>
          <w:rFonts w:ascii="Calibri" w:eastAsia="Calibri" w:hAnsi="Calibri" w:cs="Calibri"/>
          <w:color w:val="000000" w:themeColor="text1"/>
        </w:rPr>
        <w:t xml:space="preserve">3 </w:t>
      </w:r>
      <w:r w:rsidRPr="0CAACF81">
        <w:rPr>
          <w:rFonts w:ascii="Calibri" w:eastAsia="Calibri" w:hAnsi="Calibri" w:cs="Calibri"/>
          <w:color w:val="000000" w:themeColor="text1"/>
        </w:rPr>
        <w:t>and</w:t>
      </w:r>
      <w:r w:rsidR="3DACD67B" w:rsidRPr="0CAACF81">
        <w:rPr>
          <w:rFonts w:ascii="Calibri" w:eastAsia="Calibri" w:hAnsi="Calibri" w:cs="Calibri"/>
          <w:color w:val="000000" w:themeColor="text1"/>
        </w:rPr>
        <w:t xml:space="preserve"> 4</w:t>
      </w:r>
      <w:r w:rsidRPr="0CAACF81">
        <w:rPr>
          <w:rFonts w:ascii="Calibri" w:eastAsia="Calibri" w:hAnsi="Calibri" w:cs="Calibri"/>
          <w:color w:val="000000" w:themeColor="text1"/>
        </w:rPr>
        <w:t xml:space="preserve"> for </w:t>
      </w:r>
      <w:proofErr w:type="spellStart"/>
      <w:r w:rsidRPr="0CAACF81">
        <w:rPr>
          <w:rFonts w:ascii="Calibri" w:eastAsia="Calibri" w:hAnsi="Calibri" w:cs="Calibri"/>
          <w:color w:val="000000" w:themeColor="text1"/>
        </w:rPr>
        <w:t>Resourcespools</w:t>
      </w:r>
      <w:proofErr w:type="spellEnd"/>
      <w:r w:rsidRPr="0CAACF81">
        <w:rPr>
          <w:rFonts w:ascii="Calibri" w:eastAsia="Calibri" w:hAnsi="Calibri" w:cs="Calibri"/>
          <w:color w:val="000000" w:themeColor="text1"/>
        </w:rPr>
        <w:t xml:space="preserve">/clusters/hosts, </w:t>
      </w:r>
      <w:proofErr w:type="spellStart"/>
      <w:r w:rsidRPr="0CAACF81">
        <w:rPr>
          <w:rFonts w:ascii="Calibri" w:eastAsia="Calibri" w:hAnsi="Calibri" w:cs="Calibri"/>
          <w:color w:val="000000" w:themeColor="text1"/>
        </w:rPr>
        <w:t>Tempaltes</w:t>
      </w:r>
      <w:proofErr w:type="spellEnd"/>
      <w:r w:rsidRPr="0CAACF81">
        <w:rPr>
          <w:rFonts w:ascii="Calibri" w:eastAsia="Calibri" w:hAnsi="Calibri" w:cs="Calibri"/>
          <w:color w:val="000000" w:themeColor="text1"/>
        </w:rPr>
        <w:t>, Networks, and Datastores</w:t>
      </w:r>
    </w:p>
    <w:p w14:paraId="61D8B592" w14:textId="683269F0" w:rsidR="060C5CC0" w:rsidRDefault="530C62A5" w:rsidP="0CAACF81">
      <w:pPr>
        <w:pStyle w:val="ListParagraph"/>
        <w:numPr>
          <w:ilvl w:val="0"/>
          <w:numId w:val="52"/>
        </w:numPr>
        <w:spacing w:after="0"/>
        <w:rPr>
          <w:rFonts w:eastAsiaTheme="minorEastAsia"/>
          <w:color w:val="000000" w:themeColor="text1"/>
        </w:rPr>
      </w:pPr>
      <w:r w:rsidRPr="0CAACF81">
        <w:rPr>
          <w:rFonts w:ascii="Calibri" w:eastAsia="Calibri" w:hAnsi="Calibri" w:cs="Calibri"/>
          <w:color w:val="000000" w:themeColor="text1"/>
        </w:rPr>
        <w:t>Once the deletion is complete, click on Overview.</w:t>
      </w:r>
    </w:p>
    <w:p w14:paraId="235A0FDD" w14:textId="387598F3" w:rsidR="060C5CC0" w:rsidRDefault="530C62A5" w:rsidP="0CAACF81">
      <w:pPr>
        <w:pStyle w:val="ListParagraph"/>
        <w:numPr>
          <w:ilvl w:val="0"/>
          <w:numId w:val="52"/>
        </w:numPr>
        <w:spacing w:after="0"/>
        <w:rPr>
          <w:rFonts w:eastAsiaTheme="minorEastAsia"/>
          <w:color w:val="000000" w:themeColor="text1"/>
        </w:rPr>
      </w:pPr>
      <w:r w:rsidRPr="0CAACF81">
        <w:rPr>
          <w:rFonts w:ascii="Calibri" w:eastAsia="Calibri" w:hAnsi="Calibri" w:cs="Calibri"/>
          <w:color w:val="000000" w:themeColor="text1"/>
        </w:rPr>
        <w:t>Note the Custom location and the Azure Arc Resource bridge resource in the Essentials section.</w:t>
      </w:r>
    </w:p>
    <w:p w14:paraId="649DE71D" w14:textId="4AB88F43" w:rsidR="060C5CC0" w:rsidRDefault="7134890C" w:rsidP="611D993C">
      <w:pPr>
        <w:pStyle w:val="ListParagraph"/>
        <w:numPr>
          <w:ilvl w:val="0"/>
          <w:numId w:val="52"/>
        </w:numPr>
        <w:spacing w:after="0"/>
        <w:rPr>
          <w:rFonts w:eastAsiaTheme="minorEastAsia"/>
          <w:color w:val="000000" w:themeColor="text1"/>
        </w:rPr>
      </w:pPr>
      <w:r w:rsidRPr="611D993C">
        <w:rPr>
          <w:rFonts w:ascii="Calibri" w:eastAsia="Calibri" w:hAnsi="Calibri" w:cs="Calibri"/>
          <w:color w:val="000000" w:themeColor="text1"/>
        </w:rPr>
        <w:lastRenderedPageBreak/>
        <w:t>Click Remove from Azure to remove the vCenter resource from Azure.</w:t>
      </w:r>
    </w:p>
    <w:p w14:paraId="1FFF360D" w14:textId="27E56A82" w:rsidR="49F9FDB1" w:rsidRDefault="49F9FDB1" w:rsidP="611D993C">
      <w:pPr>
        <w:pStyle w:val="ListParagraph"/>
        <w:numPr>
          <w:ilvl w:val="0"/>
          <w:numId w:val="52"/>
        </w:numPr>
        <w:spacing w:after="0"/>
        <w:rPr>
          <w:color w:val="000000" w:themeColor="text1"/>
        </w:rPr>
      </w:pPr>
      <w:r w:rsidRPr="77814117">
        <w:rPr>
          <w:rFonts w:ascii="Calibri" w:eastAsia="Calibri" w:hAnsi="Calibri" w:cs="Calibri"/>
          <w:color w:val="000000" w:themeColor="text1"/>
        </w:rPr>
        <w:t>Go to vCenter resource in Azure and delete.</w:t>
      </w:r>
    </w:p>
    <w:p w14:paraId="57140A24" w14:textId="5FF0B78E" w:rsidR="060C5CC0" w:rsidRDefault="7134890C" w:rsidP="611D993C">
      <w:pPr>
        <w:pStyle w:val="ListParagraph"/>
        <w:numPr>
          <w:ilvl w:val="0"/>
          <w:numId w:val="52"/>
        </w:numPr>
        <w:spacing w:after="0"/>
        <w:rPr>
          <w:rFonts w:eastAsiaTheme="minorEastAsia"/>
          <w:color w:val="000000" w:themeColor="text1"/>
        </w:rPr>
      </w:pPr>
      <w:r w:rsidRPr="611D993C">
        <w:rPr>
          <w:rFonts w:ascii="Calibri" w:eastAsia="Calibri" w:hAnsi="Calibri" w:cs="Calibri"/>
          <w:color w:val="000000" w:themeColor="text1"/>
        </w:rPr>
        <w:t>Go to the Custom location resource and click Delete</w:t>
      </w:r>
    </w:p>
    <w:p w14:paraId="1DF1EBE5" w14:textId="30EF51BD" w:rsidR="060C5CC0" w:rsidRDefault="7134890C" w:rsidP="611D993C">
      <w:pPr>
        <w:pStyle w:val="ListParagraph"/>
        <w:numPr>
          <w:ilvl w:val="0"/>
          <w:numId w:val="52"/>
        </w:numPr>
        <w:spacing w:after="0"/>
        <w:rPr>
          <w:rFonts w:eastAsiaTheme="minorEastAsia"/>
          <w:color w:val="000000" w:themeColor="text1"/>
        </w:rPr>
      </w:pPr>
      <w:r w:rsidRPr="611D993C">
        <w:rPr>
          <w:rFonts w:ascii="Calibri" w:eastAsia="Calibri" w:hAnsi="Calibri" w:cs="Calibri"/>
          <w:color w:val="000000" w:themeColor="text1"/>
        </w:rPr>
        <w:t>Go to the Azure Arc Resource bridge resource and click Delete</w:t>
      </w:r>
    </w:p>
    <w:p w14:paraId="4FD1CF2D" w14:textId="55E9734C" w:rsidR="060C5CC0" w:rsidRDefault="7134890C" w:rsidP="611D993C">
      <w:pPr>
        <w:pStyle w:val="ListParagraph"/>
        <w:numPr>
          <w:ilvl w:val="0"/>
          <w:numId w:val="52"/>
        </w:numPr>
        <w:spacing w:after="0"/>
        <w:rPr>
          <w:rFonts w:eastAsiaTheme="minorEastAsia"/>
          <w:color w:val="000000" w:themeColor="text1"/>
        </w:rPr>
      </w:pPr>
      <w:r w:rsidRPr="611D993C">
        <w:rPr>
          <w:rFonts w:ascii="Calibri" w:eastAsia="Calibri" w:hAnsi="Calibri" w:cs="Calibri"/>
          <w:color w:val="000000" w:themeColor="text1"/>
        </w:rPr>
        <w:t>At this point, all your Arc-enabled VMware vSphere resources are removed from Azure</w:t>
      </w:r>
    </w:p>
    <w:p w14:paraId="79253ED7" w14:textId="2F1F1970" w:rsidR="060C5CC0" w:rsidRDefault="060C5CC0" w:rsidP="0CAACF81">
      <w:pPr>
        <w:rPr>
          <w:rFonts w:ascii="Calibri" w:eastAsia="Calibri" w:hAnsi="Calibri" w:cs="Calibri"/>
          <w:color w:val="24292F"/>
          <w:sz w:val="24"/>
          <w:szCs w:val="24"/>
        </w:rPr>
      </w:pPr>
    </w:p>
    <w:p w14:paraId="0AB3D999" w14:textId="19F883F8" w:rsidR="060C5CC0" w:rsidRDefault="41EAE1FB" w:rsidP="0CAACF81">
      <w:pPr>
        <w:pStyle w:val="Heading2"/>
        <w:rPr>
          <w:sz w:val="32"/>
          <w:szCs w:val="32"/>
        </w:rPr>
      </w:pPr>
      <w:r w:rsidRPr="297D12F4">
        <w:rPr>
          <w:sz w:val="32"/>
          <w:szCs w:val="32"/>
        </w:rPr>
        <w:t>Delete Arc resources from vCenter</w:t>
      </w:r>
    </w:p>
    <w:p w14:paraId="3281BEBD" w14:textId="1EB5B093" w:rsidR="060C5CC0" w:rsidRDefault="0C903E52" w:rsidP="0CAACF81">
      <w:pPr>
        <w:rPr>
          <w:rFonts w:ascii="Calibri" w:eastAsia="Calibri" w:hAnsi="Calibri" w:cs="Calibri"/>
          <w:color w:val="24292F"/>
          <w:sz w:val="24"/>
          <w:szCs w:val="24"/>
        </w:rPr>
      </w:pPr>
      <w:r w:rsidRPr="297D12F4">
        <w:rPr>
          <w:rFonts w:ascii="Calibri" w:eastAsia="Calibri" w:hAnsi="Calibri" w:cs="Calibri"/>
          <w:color w:val="000000" w:themeColor="text1"/>
        </w:rPr>
        <w:t>During onboarding, to create a connection between your VMware vCenter and Azure, an Azure Arc resource bridge is deployed into your VMware vSphere environment. As the last step, you must delete the resource bridge VM as well the</w:t>
      </w:r>
      <w:r w:rsidR="2BCC85CB" w:rsidRPr="297D12F4">
        <w:rPr>
          <w:rFonts w:ascii="Calibri" w:eastAsia="Calibri" w:hAnsi="Calibri" w:cs="Calibri"/>
          <w:color w:val="000000" w:themeColor="text1"/>
        </w:rPr>
        <w:t xml:space="preserve"> as</w:t>
      </w:r>
      <w:r w:rsidRPr="297D12F4">
        <w:rPr>
          <w:rFonts w:ascii="Calibri" w:eastAsia="Calibri" w:hAnsi="Calibri" w:cs="Calibri"/>
          <w:color w:val="000000" w:themeColor="text1"/>
        </w:rPr>
        <w:t xml:space="preserve"> VM template created during the onboarding.</w:t>
      </w:r>
    </w:p>
    <w:p w14:paraId="15E3B8BA" w14:textId="28D70D01" w:rsidR="77BA4C4D" w:rsidRDefault="77BA4C4D" w:rsidP="060C5CC0">
      <w:pPr>
        <w:pStyle w:val="Heading1"/>
      </w:pPr>
      <w:r>
        <w:t>Preview FAQ:</w:t>
      </w:r>
    </w:p>
    <w:p w14:paraId="487C2190" w14:textId="145719E5" w:rsidR="77BA4C4D" w:rsidRDefault="2376CB03" w:rsidP="060C5CC0">
      <w:pPr>
        <w:pStyle w:val="ListParagraph"/>
        <w:numPr>
          <w:ilvl w:val="0"/>
          <w:numId w:val="31"/>
        </w:numPr>
        <w:spacing w:after="0" w:line="240" w:lineRule="auto"/>
      </w:pPr>
      <w:r>
        <w:t xml:space="preserve">Is the preview available in all regions? </w:t>
      </w:r>
      <w:proofErr w:type="gramStart"/>
      <w:r>
        <w:t xml:space="preserve">– </w:t>
      </w:r>
      <w:r w:rsidR="4D709F65">
        <w:t xml:space="preserve"> Arc</w:t>
      </w:r>
      <w:proofErr w:type="gramEnd"/>
      <w:r w:rsidR="4D709F65">
        <w:t xml:space="preserve"> for AVS is currently available in </w:t>
      </w:r>
      <w:proofErr w:type="spellStart"/>
      <w:r w:rsidR="4D709F65">
        <w:t>EastUS</w:t>
      </w:r>
      <w:proofErr w:type="spellEnd"/>
      <w:r w:rsidR="4D709F65">
        <w:t xml:space="preserve"> and West EU</w:t>
      </w:r>
      <w:r w:rsidR="4CD616AF">
        <w:t xml:space="preserve">, other regions are on the roadmap we will communicate you as and when we </w:t>
      </w:r>
      <w:proofErr w:type="gramStart"/>
      <w:r w:rsidR="4CD616AF">
        <w:t>open up</w:t>
      </w:r>
      <w:proofErr w:type="gramEnd"/>
      <w:r w:rsidR="4CD616AF">
        <w:t xml:space="preserve"> for other regions.</w:t>
      </w:r>
    </w:p>
    <w:p w14:paraId="55537AEF" w14:textId="7020114E" w:rsidR="77BA4C4D" w:rsidRDefault="2376CB03" w:rsidP="060C5CC0">
      <w:pPr>
        <w:pStyle w:val="ListParagraph"/>
        <w:numPr>
          <w:ilvl w:val="0"/>
          <w:numId w:val="31"/>
        </w:numPr>
        <w:spacing w:after="0" w:line="240" w:lineRule="auto"/>
      </w:pPr>
      <w:r>
        <w:t xml:space="preserve">How to onboard </w:t>
      </w:r>
      <w:proofErr w:type="gramStart"/>
      <w:r>
        <w:t>customer</w:t>
      </w:r>
      <w:proofErr w:type="gramEnd"/>
      <w:r>
        <w:t xml:space="preserve">? – Fill in the </w:t>
      </w:r>
      <w:hyperlink r:id="rId32">
        <w:r w:rsidRPr="2D66C2DB">
          <w:rPr>
            <w:rStyle w:val="Hyperlink"/>
          </w:rPr>
          <w:t>customer nomination form</w:t>
        </w:r>
      </w:hyperlink>
    </w:p>
    <w:p w14:paraId="1F07A1BA" w14:textId="489A9348" w:rsidR="77BA4C4D" w:rsidRDefault="2376CB03" w:rsidP="060C5CC0">
      <w:pPr>
        <w:pStyle w:val="ListParagraph"/>
        <w:numPr>
          <w:ilvl w:val="0"/>
          <w:numId w:val="31"/>
        </w:numPr>
        <w:spacing w:after="0" w:line="240" w:lineRule="auto"/>
      </w:pPr>
      <w:r>
        <w:t>How does support work? –</w:t>
      </w:r>
      <w:r w:rsidR="3F647029">
        <w:t>Standard support process for AVS has been enabled to support customers.</w:t>
      </w:r>
      <w:r>
        <w:t xml:space="preserve"> </w:t>
      </w:r>
    </w:p>
    <w:p w14:paraId="3604F8AC" w14:textId="7F9D3001" w:rsidR="77BA4C4D" w:rsidRDefault="77BA4C4D" w:rsidP="50C6A4CD">
      <w:pPr>
        <w:pStyle w:val="xmsonormal"/>
        <w:numPr>
          <w:ilvl w:val="0"/>
          <w:numId w:val="31"/>
        </w:numPr>
        <w:rPr>
          <w:rFonts w:asciiTheme="minorHAnsi" w:hAnsiTheme="minorHAnsi" w:cstheme="minorBidi"/>
          <w:sz w:val="22"/>
          <w:szCs w:val="22"/>
          <w:lang w:val="en-US" w:eastAsia="en-US"/>
        </w:rPr>
      </w:pPr>
      <w:r w:rsidRPr="50C6A4CD">
        <w:rPr>
          <w:rFonts w:asciiTheme="minorHAnsi" w:hAnsiTheme="minorHAnsi" w:cstheme="minorBidi"/>
          <w:sz w:val="22"/>
          <w:szCs w:val="22"/>
          <w:lang w:val="en-US" w:eastAsia="en-US"/>
        </w:rPr>
        <w:t xml:space="preserve">Note this is AVS2.0 only – not available for AVS by </w:t>
      </w:r>
      <w:proofErr w:type="spellStart"/>
      <w:r w:rsidRPr="50C6A4CD">
        <w:rPr>
          <w:rFonts w:asciiTheme="minorHAnsi" w:hAnsiTheme="minorHAnsi" w:cstheme="minorBidi"/>
          <w:sz w:val="22"/>
          <w:szCs w:val="22"/>
          <w:lang w:val="en-US" w:eastAsia="en-US"/>
        </w:rPr>
        <w:t>Cloudsimple</w:t>
      </w:r>
      <w:proofErr w:type="spellEnd"/>
    </w:p>
    <w:p w14:paraId="666E7D17" w14:textId="5D227801" w:rsidR="21CF7C14" w:rsidRDefault="21CF7C14" w:rsidP="50C6A4CD">
      <w:pPr>
        <w:pStyle w:val="xmsonormal"/>
        <w:numPr>
          <w:ilvl w:val="0"/>
          <w:numId w:val="31"/>
        </w:numPr>
        <w:rPr>
          <w:sz w:val="22"/>
          <w:szCs w:val="22"/>
          <w:lang w:val="en-US" w:eastAsia="en-US"/>
        </w:rPr>
      </w:pPr>
      <w:r w:rsidRPr="50C6A4CD">
        <w:rPr>
          <w:rFonts w:asciiTheme="minorHAnsi" w:eastAsia="Calibri" w:hAnsiTheme="minorHAnsi" w:cstheme="minorBidi"/>
          <w:sz w:val="22"/>
          <w:szCs w:val="22"/>
          <w:lang w:val="en-US" w:eastAsia="en-US"/>
        </w:rPr>
        <w:t xml:space="preserve">Does Arc for AVS </w:t>
      </w:r>
      <w:proofErr w:type="gramStart"/>
      <w:r w:rsidRPr="50C6A4CD">
        <w:rPr>
          <w:rFonts w:asciiTheme="minorHAnsi" w:eastAsia="Calibri" w:hAnsiTheme="minorHAnsi" w:cstheme="minorBidi"/>
          <w:sz w:val="22"/>
          <w:szCs w:val="22"/>
          <w:lang w:val="en-US" w:eastAsia="en-US"/>
        </w:rPr>
        <w:t>supports</w:t>
      </w:r>
      <w:proofErr w:type="gramEnd"/>
      <w:r w:rsidRPr="50C6A4CD">
        <w:rPr>
          <w:rFonts w:asciiTheme="minorHAnsi" w:eastAsia="Calibri" w:hAnsiTheme="minorHAnsi" w:cstheme="minorBidi"/>
          <w:sz w:val="22"/>
          <w:szCs w:val="22"/>
          <w:lang w:val="en-US" w:eastAsia="en-US"/>
        </w:rPr>
        <w:t xml:space="preserve"> private end point? Arc for AVS will support private end point at GA however currently it is not supported.</w:t>
      </w:r>
    </w:p>
    <w:p w14:paraId="61C31FBE" w14:textId="67A383E2" w:rsidR="495D1D45" w:rsidRDefault="495D1D45" w:rsidP="50C6A4CD">
      <w:pPr>
        <w:pStyle w:val="xmsonormal"/>
        <w:numPr>
          <w:ilvl w:val="0"/>
          <w:numId w:val="31"/>
        </w:numPr>
        <w:rPr>
          <w:sz w:val="22"/>
          <w:szCs w:val="22"/>
          <w:lang w:val="en-US" w:eastAsia="en-US"/>
        </w:rPr>
      </w:pPr>
      <w:r w:rsidRPr="50C6A4CD">
        <w:rPr>
          <w:rFonts w:asciiTheme="minorHAnsi" w:eastAsia="Calibri" w:hAnsiTheme="minorHAnsi" w:cstheme="minorBidi"/>
          <w:sz w:val="22"/>
          <w:szCs w:val="22"/>
          <w:lang w:val="en-US" w:eastAsia="en-US"/>
        </w:rPr>
        <w:t xml:space="preserve">Is enabling </w:t>
      </w:r>
      <w:proofErr w:type="gramStart"/>
      <w:r w:rsidRPr="50C6A4CD">
        <w:rPr>
          <w:rFonts w:asciiTheme="minorHAnsi" w:eastAsia="Calibri" w:hAnsiTheme="minorHAnsi" w:cstheme="minorBidi"/>
          <w:sz w:val="22"/>
          <w:szCs w:val="22"/>
          <w:lang w:val="en-US" w:eastAsia="en-US"/>
        </w:rPr>
        <w:t>internet</w:t>
      </w:r>
      <w:proofErr w:type="gramEnd"/>
      <w:r w:rsidRPr="50C6A4CD">
        <w:rPr>
          <w:rFonts w:asciiTheme="minorHAnsi" w:eastAsia="Calibri" w:hAnsiTheme="minorHAnsi" w:cstheme="minorBidi"/>
          <w:sz w:val="22"/>
          <w:szCs w:val="22"/>
          <w:lang w:val="en-US" w:eastAsia="en-US"/>
        </w:rPr>
        <w:t xml:space="preserve"> the only option to enable Arc for AVS? Yes.</w:t>
      </w:r>
    </w:p>
    <w:p w14:paraId="42A76736" w14:textId="55B81FD0" w:rsidR="495D1D45" w:rsidRDefault="495D1D45" w:rsidP="50C6A4CD">
      <w:pPr>
        <w:pStyle w:val="xmsonormal"/>
        <w:numPr>
          <w:ilvl w:val="0"/>
          <w:numId w:val="31"/>
        </w:numPr>
        <w:rPr>
          <w:sz w:val="22"/>
          <w:szCs w:val="22"/>
          <w:lang w:val="en-US" w:eastAsia="en-US"/>
        </w:rPr>
      </w:pPr>
      <w:r w:rsidRPr="0561A50E">
        <w:rPr>
          <w:rFonts w:asciiTheme="minorHAnsi" w:eastAsia="Calibri" w:hAnsiTheme="minorHAnsi" w:cstheme="minorBidi"/>
          <w:sz w:val="22"/>
          <w:szCs w:val="22"/>
          <w:lang w:val="en-US" w:eastAsia="en-US"/>
        </w:rPr>
        <w:t xml:space="preserve">Is DHCP support available? DHCP support </w:t>
      </w:r>
      <w:r w:rsidR="26334A78" w:rsidRPr="0561A50E">
        <w:rPr>
          <w:rFonts w:asciiTheme="minorHAnsi" w:eastAsia="Calibri" w:hAnsiTheme="minorHAnsi" w:cstheme="minorBidi"/>
          <w:sz w:val="22"/>
          <w:szCs w:val="22"/>
          <w:lang w:val="en-US" w:eastAsia="en-US"/>
        </w:rPr>
        <w:t xml:space="preserve">is on the roadmap and </w:t>
      </w:r>
      <w:r w:rsidRPr="0561A50E">
        <w:rPr>
          <w:rFonts w:asciiTheme="minorHAnsi" w:eastAsia="Calibri" w:hAnsiTheme="minorHAnsi" w:cstheme="minorBidi"/>
          <w:sz w:val="22"/>
          <w:szCs w:val="22"/>
          <w:lang w:val="en-US" w:eastAsia="en-US"/>
        </w:rPr>
        <w:t xml:space="preserve">will </w:t>
      </w:r>
      <w:r w:rsidR="26334A78" w:rsidRPr="0561A50E">
        <w:rPr>
          <w:rFonts w:asciiTheme="minorHAnsi" w:eastAsia="Calibri" w:hAnsiTheme="minorHAnsi" w:cstheme="minorBidi"/>
          <w:sz w:val="22"/>
          <w:szCs w:val="22"/>
          <w:lang w:val="en-US" w:eastAsia="en-US"/>
        </w:rPr>
        <w:t xml:space="preserve">soon </w:t>
      </w:r>
      <w:r w:rsidRPr="0561A50E">
        <w:rPr>
          <w:rFonts w:asciiTheme="minorHAnsi" w:eastAsia="Calibri" w:hAnsiTheme="minorHAnsi" w:cstheme="minorBidi"/>
          <w:sz w:val="22"/>
          <w:szCs w:val="22"/>
          <w:lang w:val="en-US" w:eastAsia="en-US"/>
        </w:rPr>
        <w:t xml:space="preserve">be available </w:t>
      </w:r>
      <w:r w:rsidR="26334A78" w:rsidRPr="0561A50E">
        <w:rPr>
          <w:rFonts w:asciiTheme="minorHAnsi" w:eastAsia="Calibri" w:hAnsiTheme="minorHAnsi" w:cstheme="minorBidi"/>
          <w:sz w:val="22"/>
          <w:szCs w:val="22"/>
          <w:lang w:val="en-US" w:eastAsia="en-US"/>
        </w:rPr>
        <w:t>for customers,</w:t>
      </w:r>
      <w:r w:rsidRPr="0561A50E">
        <w:rPr>
          <w:rFonts w:asciiTheme="minorHAnsi" w:eastAsia="Calibri" w:hAnsiTheme="minorHAnsi" w:cstheme="minorBidi"/>
          <w:sz w:val="22"/>
          <w:szCs w:val="22"/>
          <w:lang w:val="en-US" w:eastAsia="en-US"/>
        </w:rPr>
        <w:t xml:space="preserve"> for now we are only supporting static IP</w:t>
      </w:r>
    </w:p>
    <w:p w14:paraId="2F318F9A" w14:textId="274BF8FC" w:rsidR="0561A50E" w:rsidRDefault="71946FDF" w:rsidP="0561A50E">
      <w:pPr>
        <w:pStyle w:val="xmsonormal"/>
        <w:numPr>
          <w:ilvl w:val="0"/>
          <w:numId w:val="31"/>
        </w:numPr>
        <w:rPr>
          <w:sz w:val="22"/>
          <w:szCs w:val="22"/>
          <w:lang w:val="en-US" w:eastAsia="en-US"/>
        </w:rPr>
      </w:pPr>
      <w:r w:rsidRPr="745BE19D">
        <w:rPr>
          <w:rFonts w:asciiTheme="minorHAnsi" w:eastAsia="Calibri" w:hAnsiTheme="minorHAnsi" w:cstheme="minorBidi"/>
          <w:sz w:val="22"/>
          <w:szCs w:val="22"/>
          <w:lang w:val="en-US" w:eastAsia="en-US"/>
        </w:rPr>
        <w:t>Is proxy Support available? Proxy support is a road map item.</w:t>
      </w:r>
    </w:p>
    <w:p w14:paraId="1EC6266C" w14:textId="3028AFD2" w:rsidR="060C5CC0" w:rsidRDefault="060C5CC0" w:rsidP="060C5CC0">
      <w:pPr>
        <w:rPr>
          <w:rFonts w:ascii="Calibri" w:eastAsia="Calibri" w:hAnsi="Calibri" w:cs="Calibri"/>
          <w:color w:val="000000" w:themeColor="text1"/>
        </w:rPr>
      </w:pPr>
    </w:p>
    <w:p w14:paraId="4D04DC2D" w14:textId="69C56536" w:rsidR="00002342" w:rsidRPr="00002342" w:rsidRDefault="00101A78" w:rsidP="00F95AE3">
      <w:pPr>
        <w:pStyle w:val="Heading1"/>
      </w:pPr>
      <w:r>
        <w:t>D</w:t>
      </w:r>
      <w:r w:rsidR="000264E0">
        <w:t xml:space="preserve">ebugging </w:t>
      </w:r>
      <w:r>
        <w:t xml:space="preserve">tips for known </w:t>
      </w:r>
      <w:r w:rsidR="000264E0">
        <w:t>issues</w:t>
      </w:r>
      <w:r w:rsidR="60EC84EB">
        <w:t xml:space="preserve"> (Self-help guide)</w:t>
      </w:r>
    </w:p>
    <w:p w14:paraId="3D2626DD" w14:textId="2A009479" w:rsidR="745BE19D" w:rsidRDefault="745BE19D" w:rsidP="745BE19D"/>
    <w:p w14:paraId="79F12265" w14:textId="5A623695" w:rsidR="00F95AE3" w:rsidRDefault="6ED568EE" w:rsidP="00EE1A18">
      <w:pPr>
        <w:pStyle w:val="ListParagraph"/>
        <w:numPr>
          <w:ilvl w:val="0"/>
          <w:numId w:val="16"/>
        </w:numPr>
      </w:pPr>
      <w:r>
        <w:t>What happens if I face error related to Az CLI?</w:t>
      </w:r>
    </w:p>
    <w:p w14:paraId="4AD2C1EE" w14:textId="60013C2C" w:rsidR="700821D9" w:rsidRDefault="700821D9" w:rsidP="77814117">
      <w:pPr>
        <w:pStyle w:val="ListParagraph"/>
        <w:numPr>
          <w:ilvl w:val="1"/>
          <w:numId w:val="16"/>
        </w:numPr>
        <w:rPr>
          <w:rFonts w:eastAsiaTheme="minorEastAsia"/>
          <w:color w:val="000000" w:themeColor="text1"/>
          <w:sz w:val="21"/>
          <w:szCs w:val="21"/>
        </w:rPr>
      </w:pPr>
      <w:r w:rsidRPr="77814117">
        <w:rPr>
          <w:rFonts w:ascii="Segoe UI" w:eastAsia="Segoe UI" w:hAnsi="Segoe UI" w:cs="Segoe UI"/>
          <w:color w:val="000000" w:themeColor="text1"/>
          <w:sz w:val="21"/>
          <w:szCs w:val="21"/>
        </w:rPr>
        <w:t xml:space="preserve">For windows </w:t>
      </w:r>
      <w:proofErr w:type="spellStart"/>
      <w:r w:rsidRPr="77814117">
        <w:rPr>
          <w:rFonts w:ascii="Segoe UI" w:eastAsia="Segoe UI" w:hAnsi="Segoe UI" w:cs="Segoe UI"/>
          <w:color w:val="000000" w:themeColor="text1"/>
          <w:sz w:val="21"/>
          <w:szCs w:val="21"/>
        </w:rPr>
        <w:t>jumpbox</w:t>
      </w:r>
      <w:proofErr w:type="spellEnd"/>
      <w:r w:rsidRPr="77814117">
        <w:rPr>
          <w:rFonts w:ascii="Segoe UI" w:eastAsia="Segoe UI" w:hAnsi="Segoe UI" w:cs="Segoe UI"/>
          <w:color w:val="000000" w:themeColor="text1"/>
          <w:sz w:val="21"/>
          <w:szCs w:val="21"/>
        </w:rPr>
        <w:t>, if you have 32-bit Azure CLI installed, verify that your current version of Azure CLI has been uninstalled. This can be done from the Control Panel.</w:t>
      </w:r>
    </w:p>
    <w:p w14:paraId="3A7D9516" w14:textId="0F226E21" w:rsidR="700821D9" w:rsidRDefault="700821D9" w:rsidP="77814117">
      <w:pPr>
        <w:pStyle w:val="ListParagraph"/>
        <w:numPr>
          <w:ilvl w:val="1"/>
          <w:numId w:val="16"/>
        </w:numPr>
        <w:rPr>
          <w:rFonts w:eastAsiaTheme="minorEastAsia"/>
          <w:color w:val="000000" w:themeColor="text1"/>
          <w:sz w:val="21"/>
          <w:szCs w:val="21"/>
        </w:rPr>
      </w:pPr>
      <w:r w:rsidRPr="77814117">
        <w:rPr>
          <w:rFonts w:ascii="Segoe UI" w:eastAsia="Segoe UI" w:hAnsi="Segoe UI" w:cs="Segoe UI"/>
          <w:color w:val="000000" w:themeColor="text1"/>
          <w:sz w:val="21"/>
          <w:szCs w:val="21"/>
        </w:rPr>
        <w:t xml:space="preserve">To ensure it's uninstalled, try the </w:t>
      </w:r>
      <w:r w:rsidR="21A459D8" w:rsidRPr="77814117">
        <w:rPr>
          <w:rFonts w:ascii="Segoe UI" w:eastAsia="Segoe UI" w:hAnsi="Segoe UI" w:cs="Segoe UI"/>
          <w:color w:val="000000" w:themeColor="text1"/>
          <w:sz w:val="21"/>
          <w:szCs w:val="21"/>
        </w:rPr>
        <w:t>`</w:t>
      </w:r>
      <w:proofErr w:type="spellStart"/>
      <w:r w:rsidRPr="77814117">
        <w:rPr>
          <w:rFonts w:ascii="Consolas" w:eastAsia="Consolas" w:hAnsi="Consolas" w:cs="Consolas"/>
          <w:color w:val="000000" w:themeColor="text1"/>
          <w:sz w:val="17"/>
          <w:szCs w:val="17"/>
        </w:rPr>
        <w:t>az</w:t>
      </w:r>
      <w:proofErr w:type="spellEnd"/>
      <w:r w:rsidR="094472AD" w:rsidRPr="77814117">
        <w:rPr>
          <w:rFonts w:ascii="Consolas" w:eastAsia="Consolas" w:hAnsi="Consolas" w:cs="Consolas"/>
          <w:color w:val="000000" w:themeColor="text1"/>
          <w:sz w:val="17"/>
          <w:szCs w:val="17"/>
        </w:rPr>
        <w:t>`</w:t>
      </w:r>
      <w:r w:rsidRPr="77814117">
        <w:rPr>
          <w:rFonts w:ascii="Segoe UI" w:eastAsia="Segoe UI" w:hAnsi="Segoe UI" w:cs="Segoe UI"/>
          <w:color w:val="000000" w:themeColor="text1"/>
          <w:sz w:val="21"/>
          <w:szCs w:val="21"/>
        </w:rPr>
        <w:t xml:space="preserve"> version to check if it's still installed.</w:t>
      </w:r>
    </w:p>
    <w:p w14:paraId="35DA2C98" w14:textId="62F0EFB9" w:rsidR="00F95AE3" w:rsidRPr="00217F83" w:rsidRDefault="700821D9" w:rsidP="00217F83">
      <w:pPr>
        <w:pStyle w:val="ListParagraph"/>
        <w:numPr>
          <w:ilvl w:val="1"/>
          <w:numId w:val="16"/>
        </w:numPr>
        <w:rPr>
          <w:rFonts w:eastAsiaTheme="minorEastAsia"/>
          <w:color w:val="000000" w:themeColor="text1"/>
          <w:sz w:val="21"/>
          <w:szCs w:val="21"/>
        </w:rPr>
      </w:pPr>
      <w:r w:rsidRPr="77814117">
        <w:rPr>
          <w:rFonts w:ascii="Segoe UI" w:eastAsia="Segoe UI" w:hAnsi="Segoe UI" w:cs="Segoe UI"/>
          <w:color w:val="000000" w:themeColor="text1"/>
          <w:sz w:val="21"/>
          <w:szCs w:val="21"/>
        </w:rPr>
        <w:t xml:space="preserve">If you already installed Azure CLI using MSI, </w:t>
      </w:r>
      <w:r w:rsidR="7997B003" w:rsidRPr="77814117">
        <w:rPr>
          <w:rFonts w:ascii="Segoe UI" w:eastAsia="Segoe UI" w:hAnsi="Segoe UI" w:cs="Segoe UI"/>
          <w:color w:val="000000" w:themeColor="text1"/>
          <w:sz w:val="21"/>
          <w:szCs w:val="21"/>
        </w:rPr>
        <w:t>`</w:t>
      </w:r>
      <w:proofErr w:type="spellStart"/>
      <w:r w:rsidRPr="77814117">
        <w:rPr>
          <w:rFonts w:ascii="Consolas" w:eastAsia="Consolas" w:hAnsi="Consolas" w:cs="Consolas"/>
          <w:color w:val="000000" w:themeColor="text1"/>
          <w:sz w:val="17"/>
          <w:szCs w:val="17"/>
        </w:rPr>
        <w:t>az</w:t>
      </w:r>
      <w:proofErr w:type="spellEnd"/>
      <w:r w:rsidR="1BC1F596" w:rsidRPr="77814117">
        <w:rPr>
          <w:rFonts w:ascii="Consolas" w:eastAsia="Consolas" w:hAnsi="Consolas" w:cs="Consolas"/>
          <w:color w:val="000000" w:themeColor="text1"/>
          <w:sz w:val="17"/>
          <w:szCs w:val="17"/>
        </w:rPr>
        <w:t>`</w:t>
      </w:r>
      <w:r w:rsidRPr="77814117">
        <w:rPr>
          <w:rFonts w:ascii="Segoe UI" w:eastAsia="Segoe UI" w:hAnsi="Segoe UI" w:cs="Segoe UI"/>
          <w:color w:val="000000" w:themeColor="text1"/>
          <w:sz w:val="21"/>
          <w:szCs w:val="21"/>
        </w:rPr>
        <w:t xml:space="preserve"> installed by MSI and pip will conflict on PATH. In this case, it's recommended that you uninstall the current Azure CLI version.</w:t>
      </w:r>
    </w:p>
    <w:p w14:paraId="65207D3E" w14:textId="7CF60836" w:rsidR="00314CB2" w:rsidRDefault="74EBD494" w:rsidP="00314CB2">
      <w:pPr>
        <w:pStyle w:val="ListParagraph"/>
        <w:numPr>
          <w:ilvl w:val="0"/>
          <w:numId w:val="16"/>
        </w:numPr>
        <w:spacing w:after="0" w:line="240" w:lineRule="auto"/>
        <w:rPr>
          <w:rFonts w:ascii="Segoe UI" w:eastAsia="Times New Roman" w:hAnsi="Segoe UI" w:cs="Segoe UI"/>
          <w:sz w:val="21"/>
          <w:szCs w:val="21"/>
        </w:rPr>
      </w:pPr>
      <w:r w:rsidRPr="77814117">
        <w:rPr>
          <w:rFonts w:ascii="Segoe UI" w:eastAsia="Times New Roman" w:hAnsi="Segoe UI" w:cs="Segoe UI"/>
          <w:sz w:val="21"/>
          <w:szCs w:val="21"/>
        </w:rPr>
        <w:t>My script stopped because it timed-out, what should I do?</w:t>
      </w:r>
    </w:p>
    <w:p w14:paraId="3A286679" w14:textId="0653B533" w:rsidR="00314CB2" w:rsidRDefault="5B219D91" w:rsidP="77814117">
      <w:pPr>
        <w:pStyle w:val="ListParagraph"/>
        <w:numPr>
          <w:ilvl w:val="1"/>
          <w:numId w:val="16"/>
        </w:numPr>
        <w:spacing w:after="0" w:line="240" w:lineRule="auto"/>
        <w:rPr>
          <w:rFonts w:eastAsiaTheme="minorEastAsia"/>
        </w:rPr>
      </w:pPr>
      <w:r w:rsidRPr="77814117">
        <w:rPr>
          <w:rFonts w:ascii="Segoe UI" w:eastAsia="Times New Roman" w:hAnsi="Segoe UI" w:cs="Segoe UI"/>
          <w:sz w:val="21"/>
          <w:szCs w:val="21"/>
        </w:rPr>
        <w:t>Retry the script for `create`. A prompt will ask you to select `Y` and rerun it.</w:t>
      </w:r>
    </w:p>
    <w:p w14:paraId="05CC7CD9" w14:textId="04FD431B" w:rsidR="00355417" w:rsidRDefault="268E1F06" w:rsidP="00355417">
      <w:pPr>
        <w:pStyle w:val="ListParagraph"/>
        <w:numPr>
          <w:ilvl w:val="1"/>
          <w:numId w:val="16"/>
        </w:numPr>
        <w:spacing w:after="0" w:line="240" w:lineRule="auto"/>
        <w:rPr>
          <w:rFonts w:ascii="Segoe UI" w:eastAsia="Times New Roman" w:hAnsi="Segoe UI" w:cs="Segoe UI"/>
          <w:sz w:val="21"/>
          <w:szCs w:val="21"/>
        </w:rPr>
      </w:pPr>
      <w:r w:rsidRPr="50935430">
        <w:rPr>
          <w:rFonts w:ascii="Segoe UI" w:eastAsia="Times New Roman" w:hAnsi="Segoe UI" w:cs="Segoe UI"/>
          <w:sz w:val="21"/>
          <w:szCs w:val="21"/>
        </w:rPr>
        <w:t xml:space="preserve">It could be a cluster extension issue that would result in adding the extension </w:t>
      </w:r>
      <w:proofErr w:type="gramStart"/>
      <w:r w:rsidRPr="50935430">
        <w:rPr>
          <w:rFonts w:ascii="Segoe UI" w:eastAsia="Times New Roman" w:hAnsi="Segoe UI" w:cs="Segoe UI"/>
          <w:sz w:val="21"/>
          <w:szCs w:val="21"/>
        </w:rPr>
        <w:t>in</w:t>
      </w:r>
      <w:proofErr w:type="gramEnd"/>
      <w:r w:rsidRPr="50935430">
        <w:rPr>
          <w:rFonts w:ascii="Segoe UI" w:eastAsia="Times New Roman" w:hAnsi="Segoe UI" w:cs="Segoe UI"/>
          <w:sz w:val="21"/>
          <w:szCs w:val="21"/>
        </w:rPr>
        <w:t xml:space="preserve"> the pending state.</w:t>
      </w:r>
    </w:p>
    <w:p w14:paraId="78117D8D" w14:textId="2C395269" w:rsidR="00355417" w:rsidRDefault="7E9A5763" w:rsidP="00355417">
      <w:pPr>
        <w:pStyle w:val="ListParagraph"/>
        <w:numPr>
          <w:ilvl w:val="1"/>
          <w:numId w:val="16"/>
        </w:numPr>
        <w:spacing w:after="0" w:line="240" w:lineRule="auto"/>
        <w:rPr>
          <w:rFonts w:ascii="Segoe UI" w:eastAsia="Times New Roman" w:hAnsi="Segoe UI" w:cs="Segoe UI"/>
          <w:sz w:val="21"/>
          <w:szCs w:val="21"/>
        </w:rPr>
      </w:pPr>
      <w:r w:rsidRPr="77814117">
        <w:rPr>
          <w:rFonts w:ascii="Segoe UI" w:eastAsia="Times New Roman" w:hAnsi="Segoe UI" w:cs="Segoe UI"/>
          <w:sz w:val="21"/>
          <w:szCs w:val="21"/>
        </w:rPr>
        <w:t>Verify you have the correct script version.</w:t>
      </w:r>
    </w:p>
    <w:p w14:paraId="57AE25FE" w14:textId="2AB58028" w:rsidR="00813E97" w:rsidRDefault="12EDD449" w:rsidP="77814117">
      <w:pPr>
        <w:pStyle w:val="ListParagraph"/>
        <w:numPr>
          <w:ilvl w:val="1"/>
          <w:numId w:val="16"/>
        </w:numPr>
        <w:spacing w:after="0" w:line="240" w:lineRule="auto"/>
        <w:rPr>
          <w:rFonts w:eastAsiaTheme="minorEastAsia"/>
        </w:rPr>
      </w:pPr>
      <w:r w:rsidRPr="77814117">
        <w:rPr>
          <w:rFonts w:ascii="Segoe UI" w:eastAsia="Times New Roman" w:hAnsi="Segoe UI" w:cs="Segoe UI"/>
          <w:sz w:val="21"/>
          <w:szCs w:val="21"/>
        </w:rPr>
        <w:t>Verify the VMware pod is running correctly on the system in running state.</w:t>
      </w:r>
    </w:p>
    <w:p w14:paraId="788DF21E" w14:textId="10024B90" w:rsidR="00813E97" w:rsidRDefault="00813E97" w:rsidP="00217F83">
      <w:pPr>
        <w:pStyle w:val="ListParagraph"/>
        <w:spacing w:after="0" w:line="240" w:lineRule="auto"/>
        <w:ind w:left="1440"/>
        <w:rPr>
          <w:sz w:val="21"/>
          <w:szCs w:val="21"/>
        </w:rPr>
      </w:pPr>
    </w:p>
    <w:p w14:paraId="43198A1F" w14:textId="77777777" w:rsidR="00217F83" w:rsidRDefault="00217F83" w:rsidP="00217F83">
      <w:pPr>
        <w:pStyle w:val="ListParagraph"/>
        <w:spacing w:after="0" w:line="240" w:lineRule="auto"/>
        <w:ind w:left="1440"/>
        <w:rPr>
          <w:sz w:val="21"/>
          <w:szCs w:val="21"/>
        </w:rPr>
      </w:pPr>
    </w:p>
    <w:p w14:paraId="75E41CE1" w14:textId="66CD6109" w:rsidR="00D05854" w:rsidRPr="00A17D5B" w:rsidRDefault="0BFB5325" w:rsidP="006F038E">
      <w:pPr>
        <w:pStyle w:val="ListParagraph"/>
        <w:numPr>
          <w:ilvl w:val="0"/>
          <w:numId w:val="16"/>
        </w:numPr>
        <w:spacing w:after="0" w:line="240" w:lineRule="auto"/>
        <w:rPr>
          <w:sz w:val="21"/>
          <w:szCs w:val="21"/>
        </w:rPr>
      </w:pPr>
      <w:r w:rsidRPr="745BE19D">
        <w:rPr>
          <w:rFonts w:ascii="Segoe UI" w:eastAsia="Times New Roman" w:hAnsi="Segoe UI" w:cs="Segoe UI"/>
          <w:sz w:val="21"/>
          <w:szCs w:val="21"/>
        </w:rPr>
        <w:lastRenderedPageBreak/>
        <w:t>Basic trouble-shooting step if the script run was unsuccessful</w:t>
      </w:r>
    </w:p>
    <w:p w14:paraId="63B97082" w14:textId="298B78AB" w:rsidR="00D91D6C" w:rsidRDefault="3C168362" w:rsidP="745BE19D">
      <w:pPr>
        <w:pStyle w:val="ListParagraph"/>
        <w:numPr>
          <w:ilvl w:val="1"/>
          <w:numId w:val="16"/>
        </w:numPr>
        <w:spacing w:after="0" w:line="240" w:lineRule="auto"/>
        <w:rPr>
          <w:rFonts w:ascii="Segoe UI" w:eastAsia="Times New Roman" w:hAnsi="Segoe UI" w:cs="Segoe UI"/>
          <w:sz w:val="21"/>
          <w:szCs w:val="21"/>
        </w:rPr>
      </w:pPr>
      <w:r w:rsidRPr="745BE19D">
        <w:rPr>
          <w:rFonts w:ascii="Segoe UI" w:eastAsia="Times New Roman" w:hAnsi="Segoe UI" w:cs="Segoe UI"/>
          <w:sz w:val="21"/>
          <w:szCs w:val="21"/>
        </w:rPr>
        <w:t xml:space="preserve">Ensure feature and Resource providers </w:t>
      </w:r>
      <w:r w:rsidR="00574E85" w:rsidRPr="745BE19D">
        <w:rPr>
          <w:rFonts w:ascii="Segoe UI" w:eastAsia="Times New Roman" w:hAnsi="Segoe UI" w:cs="Segoe UI"/>
          <w:sz w:val="21"/>
          <w:szCs w:val="21"/>
        </w:rPr>
        <w:t>are registered</w:t>
      </w:r>
      <w:r w:rsidR="45D8C9A0" w:rsidRPr="745BE19D">
        <w:rPr>
          <w:rFonts w:ascii="Segoe UI" w:eastAsia="Times New Roman" w:hAnsi="Segoe UI" w:cs="Segoe UI"/>
          <w:sz w:val="21"/>
          <w:szCs w:val="21"/>
        </w:rPr>
        <w:t xml:space="preserve"> as per the directions provided in the pre-requisite section.</w:t>
      </w:r>
    </w:p>
    <w:p w14:paraId="334C4FB6" w14:textId="0E4998A6" w:rsidR="5A6A68A5" w:rsidRDefault="5A6A68A5" w:rsidP="745BE19D">
      <w:pPr>
        <w:pStyle w:val="ListParagraph"/>
        <w:numPr>
          <w:ilvl w:val="0"/>
          <w:numId w:val="2"/>
        </w:numPr>
        <w:spacing w:after="0" w:line="240" w:lineRule="auto"/>
        <w:rPr>
          <w:rFonts w:eastAsiaTheme="minorEastAsia"/>
          <w:sz w:val="21"/>
          <w:szCs w:val="21"/>
        </w:rPr>
      </w:pPr>
      <w:r w:rsidRPr="745BE19D">
        <w:rPr>
          <w:rFonts w:ascii="Segoe UI" w:eastAsia="Times New Roman" w:hAnsi="Segoe UI" w:cs="Segoe UI"/>
          <w:sz w:val="21"/>
          <w:szCs w:val="21"/>
        </w:rPr>
        <w:t>What happens if Arc for VMware section shows no data?</w:t>
      </w:r>
    </w:p>
    <w:p w14:paraId="71D3FAFB" w14:textId="243C38B1" w:rsidR="00B124C8" w:rsidRDefault="00B124C8" w:rsidP="745BE19D">
      <w:pPr>
        <w:pStyle w:val="ListParagraph"/>
        <w:numPr>
          <w:ilvl w:val="1"/>
          <w:numId w:val="16"/>
        </w:numPr>
        <w:spacing w:after="0" w:line="240" w:lineRule="auto"/>
        <w:rPr>
          <w:rFonts w:ascii="Segoe UI" w:eastAsia="Times New Roman" w:hAnsi="Segoe UI" w:cs="Segoe UI"/>
          <w:sz w:val="21"/>
          <w:szCs w:val="21"/>
        </w:rPr>
      </w:pPr>
      <w:r w:rsidRPr="745BE19D">
        <w:rPr>
          <w:rFonts w:ascii="Segoe UI" w:eastAsia="Times New Roman" w:hAnsi="Segoe UI" w:cs="Segoe UI"/>
          <w:sz w:val="21"/>
          <w:szCs w:val="21"/>
        </w:rPr>
        <w:t xml:space="preserve">If the </w:t>
      </w:r>
      <w:r w:rsidR="00012703" w:rsidRPr="745BE19D">
        <w:rPr>
          <w:rFonts w:ascii="Segoe UI" w:eastAsia="Times New Roman" w:hAnsi="Segoe UI" w:cs="Segoe UI"/>
          <w:sz w:val="21"/>
          <w:szCs w:val="21"/>
        </w:rPr>
        <w:t xml:space="preserve">Azure Arc VMware resources </w:t>
      </w:r>
      <w:r w:rsidR="682C4BD4" w:rsidRPr="745BE19D">
        <w:rPr>
          <w:rFonts w:ascii="Segoe UI" w:eastAsia="Times New Roman" w:hAnsi="Segoe UI" w:cs="Segoe UI"/>
          <w:sz w:val="21"/>
          <w:szCs w:val="21"/>
        </w:rPr>
        <w:t xml:space="preserve">in Azure UI </w:t>
      </w:r>
      <w:r w:rsidR="00012703" w:rsidRPr="745BE19D">
        <w:rPr>
          <w:rFonts w:ascii="Segoe UI" w:eastAsia="Times New Roman" w:hAnsi="Segoe UI" w:cs="Segoe UI"/>
          <w:sz w:val="21"/>
          <w:szCs w:val="21"/>
        </w:rPr>
        <w:t>show</w:t>
      </w:r>
      <w:r w:rsidR="0000E87B" w:rsidRPr="745BE19D">
        <w:rPr>
          <w:rFonts w:ascii="Segoe UI" w:eastAsia="Times New Roman" w:hAnsi="Segoe UI" w:cs="Segoe UI"/>
          <w:sz w:val="21"/>
          <w:szCs w:val="21"/>
        </w:rPr>
        <w:t>s</w:t>
      </w:r>
      <w:r w:rsidR="00012703" w:rsidRPr="745BE19D">
        <w:rPr>
          <w:rFonts w:ascii="Segoe UI" w:eastAsia="Times New Roman" w:hAnsi="Segoe UI" w:cs="Segoe UI"/>
          <w:sz w:val="21"/>
          <w:szCs w:val="21"/>
        </w:rPr>
        <w:t xml:space="preserve"> no data, ensure the said subscription is added </w:t>
      </w:r>
      <w:r w:rsidR="002B3D29" w:rsidRPr="745BE19D">
        <w:rPr>
          <w:rFonts w:ascii="Segoe UI" w:eastAsia="Times New Roman" w:hAnsi="Segoe UI" w:cs="Segoe UI"/>
          <w:sz w:val="21"/>
          <w:szCs w:val="21"/>
        </w:rPr>
        <w:t xml:space="preserve">in the global default subscription filter. </w:t>
      </w:r>
    </w:p>
    <w:p w14:paraId="5862E17A" w14:textId="10026CDF" w:rsidR="1F8C17DE" w:rsidRDefault="005E249D" w:rsidP="745BE19D">
      <w:pPr>
        <w:pStyle w:val="ListParagraph"/>
        <w:numPr>
          <w:ilvl w:val="0"/>
          <w:numId w:val="16"/>
        </w:numPr>
        <w:spacing w:line="240" w:lineRule="auto"/>
        <w:rPr>
          <w:rFonts w:ascii="Segoe UI" w:eastAsia="Times New Roman" w:hAnsi="Segoe UI" w:cs="Segoe UI"/>
          <w:sz w:val="21"/>
          <w:szCs w:val="21"/>
        </w:rPr>
      </w:pPr>
      <w:r w:rsidRPr="745BE19D">
        <w:rPr>
          <w:rFonts w:ascii="Segoe UI" w:eastAsia="Times New Roman" w:hAnsi="Segoe UI" w:cs="Segoe UI"/>
          <w:sz w:val="21"/>
          <w:szCs w:val="21"/>
        </w:rPr>
        <w:t>I</w:t>
      </w:r>
      <w:r w:rsidR="1E2C7CE7" w:rsidRPr="745BE19D">
        <w:rPr>
          <w:rFonts w:ascii="Segoe UI" w:eastAsia="Times New Roman" w:hAnsi="Segoe UI" w:cs="Segoe UI"/>
          <w:sz w:val="21"/>
          <w:szCs w:val="21"/>
        </w:rPr>
        <w:t xml:space="preserve"> see an </w:t>
      </w:r>
      <w:proofErr w:type="gramStart"/>
      <w:r w:rsidR="1E2C7CE7" w:rsidRPr="745BE19D">
        <w:rPr>
          <w:rFonts w:ascii="Segoe UI" w:eastAsia="Times New Roman" w:hAnsi="Segoe UI" w:cs="Segoe UI"/>
          <w:sz w:val="21"/>
          <w:szCs w:val="21"/>
        </w:rPr>
        <w:t xml:space="preserve">error </w:t>
      </w:r>
      <w:r w:rsidRPr="745BE19D">
        <w:rPr>
          <w:rFonts w:ascii="Segoe UI" w:eastAsia="Times New Roman" w:hAnsi="Segoe UI" w:cs="Segoe UI"/>
          <w:sz w:val="21"/>
          <w:szCs w:val="21"/>
        </w:rPr>
        <w:t xml:space="preserve"> </w:t>
      </w:r>
      <w:r w:rsidR="0025741B" w:rsidRPr="745BE19D">
        <w:rPr>
          <w:rFonts w:ascii="Segoe UI" w:eastAsia="Times New Roman" w:hAnsi="Segoe UI" w:cs="Segoe UI"/>
          <w:sz w:val="21"/>
          <w:szCs w:val="21"/>
        </w:rPr>
        <w:t>“</w:t>
      </w:r>
      <w:proofErr w:type="gramEnd"/>
      <w:r w:rsidR="0025741B" w:rsidRPr="745BE19D">
        <w:rPr>
          <w:rFonts w:ascii="Segoe UI" w:eastAsia="Times New Roman" w:hAnsi="Segoe UI" w:cs="Segoe UI"/>
          <w:sz w:val="21"/>
          <w:szCs w:val="21"/>
        </w:rPr>
        <w:t>(</w:t>
      </w:r>
      <w:proofErr w:type="spellStart"/>
      <w:r w:rsidR="0025741B" w:rsidRPr="745BE19D">
        <w:rPr>
          <w:rFonts w:ascii="Segoe UI" w:eastAsia="Times New Roman" w:hAnsi="Segoe UI" w:cs="Segoe UI"/>
          <w:sz w:val="21"/>
          <w:szCs w:val="21"/>
        </w:rPr>
        <w:t>ApplianceClusterNotRunning</w:t>
      </w:r>
      <w:proofErr w:type="spellEnd"/>
      <w:r w:rsidR="0025741B" w:rsidRPr="745BE19D">
        <w:rPr>
          <w:rFonts w:ascii="Segoe UI" w:eastAsia="Times New Roman" w:hAnsi="Segoe UI" w:cs="Segoe UI"/>
          <w:sz w:val="21"/>
          <w:szCs w:val="21"/>
        </w:rPr>
        <w:t>) Appliance Cluster: &lt;resource-bridge-id&gt; expected state to be Succeeded found: Succeeded and expected status to be Running and found: Connected”</w:t>
      </w:r>
    </w:p>
    <w:p w14:paraId="34F19744" w14:textId="17B82604" w:rsidR="1126299B" w:rsidRDefault="1126299B" w:rsidP="745BE19D">
      <w:pPr>
        <w:pStyle w:val="ListParagraph"/>
        <w:numPr>
          <w:ilvl w:val="1"/>
          <w:numId w:val="16"/>
        </w:numPr>
        <w:spacing w:line="240" w:lineRule="auto"/>
        <w:rPr>
          <w:sz w:val="21"/>
          <w:szCs w:val="21"/>
        </w:rPr>
      </w:pPr>
      <w:r w:rsidRPr="745BE19D">
        <w:rPr>
          <w:rFonts w:ascii="Segoe UI" w:eastAsia="Times New Roman" w:hAnsi="Segoe UI" w:cs="Segoe UI"/>
          <w:sz w:val="21"/>
          <w:szCs w:val="21"/>
        </w:rPr>
        <w:t>Execute the script again.</w:t>
      </w:r>
    </w:p>
    <w:p w14:paraId="46B3F89B" w14:textId="1579A6ED" w:rsidR="451E0D8D" w:rsidRDefault="451E0D8D" w:rsidP="745BE19D">
      <w:pPr>
        <w:pStyle w:val="ListParagraph"/>
        <w:numPr>
          <w:ilvl w:val="0"/>
          <w:numId w:val="16"/>
        </w:numPr>
        <w:spacing w:line="240" w:lineRule="auto"/>
        <w:rPr>
          <w:sz w:val="21"/>
          <w:szCs w:val="21"/>
        </w:rPr>
      </w:pPr>
      <w:r w:rsidRPr="745BE19D">
        <w:rPr>
          <w:rFonts w:ascii="Segoe UI" w:eastAsia="Times New Roman" w:hAnsi="Segoe UI" w:cs="Segoe UI"/>
          <w:sz w:val="21"/>
          <w:szCs w:val="21"/>
        </w:rPr>
        <w:t>I am unable to install extensions on my Virtual Machine</w:t>
      </w:r>
    </w:p>
    <w:p w14:paraId="689385E0" w14:textId="094F67CD" w:rsidR="451E0D8D" w:rsidRDefault="451E0D8D" w:rsidP="745BE19D">
      <w:pPr>
        <w:pStyle w:val="ListParagraph"/>
        <w:numPr>
          <w:ilvl w:val="1"/>
          <w:numId w:val="16"/>
        </w:numPr>
        <w:spacing w:line="240" w:lineRule="auto"/>
        <w:rPr>
          <w:sz w:val="21"/>
          <w:szCs w:val="21"/>
        </w:rPr>
      </w:pPr>
      <w:r w:rsidRPr="745BE19D">
        <w:rPr>
          <w:rFonts w:ascii="Segoe UI" w:eastAsia="Times New Roman" w:hAnsi="Segoe UI" w:cs="Segoe UI"/>
          <w:sz w:val="21"/>
          <w:szCs w:val="21"/>
        </w:rPr>
        <w:t>Check if guest management has been successfully installed.</w:t>
      </w:r>
    </w:p>
    <w:p w14:paraId="42FC36D9" w14:textId="62CEB25D" w:rsidR="451E0D8D" w:rsidRDefault="451E0D8D" w:rsidP="745BE19D">
      <w:pPr>
        <w:pStyle w:val="ListParagraph"/>
        <w:numPr>
          <w:ilvl w:val="1"/>
          <w:numId w:val="16"/>
        </w:numPr>
        <w:spacing w:line="240" w:lineRule="auto"/>
        <w:rPr>
          <w:sz w:val="21"/>
          <w:szCs w:val="21"/>
        </w:rPr>
      </w:pPr>
      <w:proofErr w:type="spellStart"/>
      <w:r w:rsidRPr="745BE19D">
        <w:rPr>
          <w:rFonts w:ascii="Segoe UI" w:eastAsia="Times New Roman" w:hAnsi="Segoe UI" w:cs="Segoe UI"/>
          <w:sz w:val="21"/>
          <w:szCs w:val="21"/>
        </w:rPr>
        <w:t>VMtools</w:t>
      </w:r>
      <w:proofErr w:type="spellEnd"/>
      <w:r w:rsidRPr="745BE19D">
        <w:rPr>
          <w:rFonts w:ascii="Segoe UI" w:eastAsia="Times New Roman" w:hAnsi="Segoe UI" w:cs="Segoe UI"/>
          <w:sz w:val="21"/>
          <w:szCs w:val="21"/>
        </w:rPr>
        <w:t xml:space="preserve"> should be installed on the VM</w:t>
      </w:r>
    </w:p>
    <w:p w14:paraId="2945E7BF" w14:textId="4F75F1C9" w:rsidR="451E0D8D" w:rsidRDefault="451E0D8D" w:rsidP="745BE19D">
      <w:pPr>
        <w:pStyle w:val="ListParagraph"/>
        <w:numPr>
          <w:ilvl w:val="0"/>
          <w:numId w:val="16"/>
        </w:numPr>
        <w:spacing w:line="240" w:lineRule="auto"/>
        <w:rPr>
          <w:sz w:val="21"/>
          <w:szCs w:val="21"/>
        </w:rPr>
      </w:pPr>
      <w:r w:rsidRPr="745BE19D">
        <w:rPr>
          <w:rFonts w:ascii="Segoe UI" w:eastAsia="Times New Roman" w:hAnsi="Segoe UI" w:cs="Segoe UI"/>
          <w:sz w:val="21"/>
          <w:szCs w:val="21"/>
        </w:rPr>
        <w:t>I am facing Network related issues during on-boarding</w:t>
      </w:r>
    </w:p>
    <w:p w14:paraId="502E0D5D" w14:textId="2FCC88DE" w:rsidR="451E0D8D" w:rsidRDefault="451E0D8D" w:rsidP="745BE19D">
      <w:pPr>
        <w:pStyle w:val="ListParagraph"/>
        <w:numPr>
          <w:ilvl w:val="1"/>
          <w:numId w:val="16"/>
        </w:numPr>
        <w:spacing w:line="240" w:lineRule="auto"/>
        <w:rPr>
          <w:sz w:val="21"/>
          <w:szCs w:val="21"/>
        </w:rPr>
      </w:pPr>
      <w:r w:rsidRPr="745BE19D">
        <w:rPr>
          <w:rFonts w:ascii="Segoe UI" w:eastAsia="Times New Roman" w:hAnsi="Segoe UI" w:cs="Segoe UI"/>
          <w:sz w:val="21"/>
          <w:szCs w:val="21"/>
        </w:rPr>
        <w:t>Check for the IP conflict. We need IPs with no conflicts or from free pool.</w:t>
      </w:r>
    </w:p>
    <w:p w14:paraId="0A2C4F42" w14:textId="30545C35" w:rsidR="451E0D8D" w:rsidRDefault="744F618B" w:rsidP="745BE19D">
      <w:pPr>
        <w:pStyle w:val="ListParagraph"/>
        <w:numPr>
          <w:ilvl w:val="1"/>
          <w:numId w:val="16"/>
        </w:numPr>
        <w:spacing w:line="240" w:lineRule="auto"/>
        <w:rPr>
          <w:sz w:val="21"/>
          <w:szCs w:val="21"/>
        </w:rPr>
      </w:pPr>
      <w:r w:rsidRPr="50935430">
        <w:rPr>
          <w:rFonts w:ascii="Segoe UI" w:eastAsia="Times New Roman" w:hAnsi="Segoe UI" w:cs="Segoe UI"/>
          <w:sz w:val="21"/>
          <w:szCs w:val="21"/>
        </w:rPr>
        <w:t>Check if the internet is enabled for the network segment.</w:t>
      </w:r>
    </w:p>
    <w:p w14:paraId="40984EEE" w14:textId="58D175E4" w:rsidR="6D6B731E" w:rsidRDefault="6D6B731E" w:rsidP="50935430">
      <w:pPr>
        <w:pStyle w:val="ListParagraph"/>
        <w:numPr>
          <w:ilvl w:val="0"/>
          <w:numId w:val="16"/>
        </w:numPr>
        <w:spacing w:line="240" w:lineRule="auto"/>
        <w:rPr>
          <w:sz w:val="21"/>
          <w:szCs w:val="21"/>
        </w:rPr>
      </w:pPr>
      <w:r w:rsidRPr="50935430">
        <w:rPr>
          <w:rFonts w:ascii="Segoe UI" w:eastAsia="Times New Roman" w:hAnsi="Segoe UI" w:cs="Segoe UI"/>
          <w:sz w:val="21"/>
          <w:szCs w:val="21"/>
        </w:rPr>
        <w:t>Where can I find more information related to Azure Arc resource bridge?</w:t>
      </w:r>
    </w:p>
    <w:p w14:paraId="75824CAC" w14:textId="6E440457" w:rsidR="6D6B731E" w:rsidRDefault="6D6B731E" w:rsidP="50935430">
      <w:pPr>
        <w:pStyle w:val="ListParagraph"/>
        <w:numPr>
          <w:ilvl w:val="1"/>
          <w:numId w:val="16"/>
        </w:numPr>
        <w:spacing w:line="240" w:lineRule="auto"/>
        <w:rPr>
          <w:rFonts w:eastAsiaTheme="minorEastAsia"/>
          <w:sz w:val="21"/>
          <w:szCs w:val="21"/>
        </w:rPr>
      </w:pPr>
      <w:r w:rsidRPr="50935430">
        <w:rPr>
          <w:rFonts w:ascii="Segoe UI" w:eastAsia="Times New Roman" w:hAnsi="Segoe UI" w:cs="Segoe UI"/>
          <w:sz w:val="21"/>
          <w:szCs w:val="21"/>
        </w:rPr>
        <w:t>For more information follow the link “</w:t>
      </w:r>
      <w:hyperlink r:id="rId33">
        <w:r w:rsidRPr="50935430">
          <w:rPr>
            <w:rStyle w:val="Hyperlink"/>
          </w:rPr>
          <w:t>Azure Arc resource bridge (preview) overview - Azure Arc | Microsoft Docs”</w:t>
        </w:r>
      </w:hyperlink>
    </w:p>
    <w:p w14:paraId="2F29EA6A" w14:textId="117AA777" w:rsidR="00853357" w:rsidRDefault="00853357" w:rsidP="00853357">
      <w:pPr>
        <w:pStyle w:val="Heading1"/>
      </w:pPr>
      <w:r>
        <w:t>Appendix</w:t>
      </w:r>
      <w:r w:rsidR="007C6566">
        <w:t>es</w:t>
      </w:r>
    </w:p>
    <w:p w14:paraId="6C77C690" w14:textId="607DE933" w:rsidR="00BA7BD9" w:rsidRDefault="0059059F" w:rsidP="0059059F">
      <w:pPr>
        <w:pStyle w:val="Heading2"/>
      </w:pPr>
      <w:r>
        <w:t xml:space="preserve">Appendix 1 - </w:t>
      </w:r>
      <w:r w:rsidR="00BA7BD9">
        <w:t xml:space="preserve">Proxy </w:t>
      </w:r>
      <w:proofErr w:type="spellStart"/>
      <w:r w:rsidR="00BA7BD9">
        <w:t>Urls</w:t>
      </w:r>
      <w:proofErr w:type="spellEnd"/>
      <w:r w:rsidR="00BA7BD9">
        <w:t xml:space="preserve"> required by the Azure Arc enabled </w:t>
      </w:r>
      <w:r w:rsidR="00FD67C6">
        <w:t>P</w:t>
      </w:r>
      <w:r w:rsidR="00BA7BD9">
        <w:t xml:space="preserve">rivate </w:t>
      </w:r>
      <w:r w:rsidR="00FD67C6">
        <w:t>C</w:t>
      </w:r>
      <w:r w:rsidR="00BA7BD9">
        <w:t>loud</w:t>
      </w:r>
    </w:p>
    <w:p w14:paraId="52BE6362" w14:textId="77777777" w:rsidR="00BA7BD9" w:rsidRPr="00BA7BD9" w:rsidRDefault="00BA7BD9" w:rsidP="00BA7BD9"/>
    <w:p w14:paraId="554D389A" w14:textId="3B3B86E3" w:rsidR="009D7632" w:rsidRDefault="00BA7BD9" w:rsidP="00D40DCC">
      <w:pPr>
        <w:pStyle w:val="Heading3"/>
        <w:rPr>
          <w:rFonts w:ascii="Times New Roman" w:eastAsia="Times New Roman" w:hAnsi="Times New Roman" w:cs="Times New Roman"/>
        </w:rPr>
      </w:pPr>
      <w:r w:rsidRPr="00BA7BD9">
        <w:t>Azure Arc services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01"/>
        <w:gridCol w:w="7049"/>
      </w:tblGrid>
      <w:tr w:rsidR="009D7632" w:rsidRPr="009D7632" w14:paraId="1FB62614" w14:textId="77777777" w:rsidTr="15149B22">
        <w:trPr>
          <w:tblHeader/>
        </w:trPr>
        <w:tc>
          <w:tcPr>
            <w:tcW w:w="0" w:type="auto"/>
            <w:shd w:val="clear" w:color="auto" w:fill="auto"/>
            <w:tcMar>
              <w:top w:w="195" w:type="dxa"/>
              <w:left w:w="165" w:type="dxa"/>
              <w:bottom w:w="195" w:type="dxa"/>
              <w:right w:w="165" w:type="dxa"/>
            </w:tcMar>
            <w:vAlign w:val="center"/>
            <w:hideMark/>
          </w:tcPr>
          <w:p w14:paraId="0250EAA3" w14:textId="77777777" w:rsidR="009D7632" w:rsidRPr="009D7632" w:rsidRDefault="009D7632" w:rsidP="009D7632">
            <w:pPr>
              <w:spacing w:beforeAutospacing="1" w:afterAutospacing="1" w:line="240" w:lineRule="auto"/>
              <w:rPr>
                <w:rFonts w:eastAsia="Times New Roman" w:cstheme="minorHAnsi"/>
                <w:b/>
                <w:bCs/>
                <w:sz w:val="20"/>
                <w:szCs w:val="20"/>
                <w:lang w:val="en-IN"/>
              </w:rPr>
            </w:pPr>
            <w:r w:rsidRPr="009D7632">
              <w:rPr>
                <w:rFonts w:eastAsia="Times New Roman" w:cstheme="minorHAnsi"/>
                <w:b/>
                <w:bCs/>
                <w:sz w:val="20"/>
                <w:szCs w:val="20"/>
                <w:lang w:val="en-IN"/>
              </w:rPr>
              <w:t>Service</w:t>
            </w:r>
          </w:p>
        </w:tc>
        <w:tc>
          <w:tcPr>
            <w:tcW w:w="0" w:type="auto"/>
            <w:shd w:val="clear" w:color="auto" w:fill="auto"/>
            <w:tcMar>
              <w:top w:w="195" w:type="dxa"/>
              <w:left w:w="165" w:type="dxa"/>
              <w:bottom w:w="195" w:type="dxa"/>
              <w:right w:w="165" w:type="dxa"/>
            </w:tcMar>
            <w:vAlign w:val="center"/>
            <w:hideMark/>
          </w:tcPr>
          <w:p w14:paraId="75462995" w14:textId="77777777" w:rsidR="009D7632" w:rsidRPr="009D7632" w:rsidRDefault="009D7632" w:rsidP="009D7632">
            <w:pPr>
              <w:spacing w:beforeAutospacing="1" w:afterAutospacing="1" w:line="240" w:lineRule="auto"/>
              <w:rPr>
                <w:rFonts w:eastAsia="Times New Roman" w:cstheme="minorHAnsi"/>
                <w:b/>
                <w:bCs/>
                <w:sz w:val="20"/>
                <w:szCs w:val="20"/>
                <w:lang w:val="en-IN"/>
              </w:rPr>
            </w:pPr>
            <w:r w:rsidRPr="009D7632">
              <w:rPr>
                <w:rFonts w:eastAsia="Times New Roman" w:cstheme="minorHAnsi"/>
                <w:b/>
                <w:bCs/>
                <w:sz w:val="20"/>
                <w:szCs w:val="20"/>
                <w:lang w:val="en-IN"/>
              </w:rPr>
              <w:t>URL</w:t>
            </w:r>
          </w:p>
        </w:tc>
      </w:tr>
      <w:tr w:rsidR="009D7632" w:rsidRPr="009D7632" w14:paraId="6BB0A479" w14:textId="77777777" w:rsidTr="15149B22">
        <w:tc>
          <w:tcPr>
            <w:tcW w:w="0" w:type="auto"/>
            <w:shd w:val="clear" w:color="auto" w:fill="auto"/>
            <w:tcMar>
              <w:top w:w="150" w:type="dxa"/>
              <w:left w:w="195" w:type="dxa"/>
              <w:bottom w:w="150" w:type="dxa"/>
              <w:right w:w="195" w:type="dxa"/>
            </w:tcMar>
            <w:vAlign w:val="center"/>
            <w:hideMark/>
          </w:tcPr>
          <w:p w14:paraId="29DF9BDE" w14:textId="77777777" w:rsidR="009D7632" w:rsidRPr="009D7632" w:rsidRDefault="009D7632" w:rsidP="009D7632">
            <w:pPr>
              <w:spacing w:beforeAutospacing="1" w:afterAutospacing="1" w:line="240" w:lineRule="auto"/>
              <w:rPr>
                <w:rFonts w:eastAsia="Times New Roman" w:cstheme="minorHAnsi"/>
                <w:sz w:val="20"/>
                <w:szCs w:val="20"/>
                <w:lang w:val="en-IN"/>
              </w:rPr>
            </w:pPr>
            <w:r w:rsidRPr="009D7632">
              <w:rPr>
                <w:rFonts w:eastAsia="Times New Roman" w:cstheme="minorHAnsi"/>
                <w:sz w:val="20"/>
                <w:szCs w:val="20"/>
                <w:lang w:val="en-IN"/>
              </w:rPr>
              <w:t>Microsoft container registry</w:t>
            </w:r>
          </w:p>
        </w:tc>
        <w:tc>
          <w:tcPr>
            <w:tcW w:w="0" w:type="auto"/>
            <w:shd w:val="clear" w:color="auto" w:fill="auto"/>
            <w:tcMar>
              <w:top w:w="150" w:type="dxa"/>
              <w:left w:w="195" w:type="dxa"/>
              <w:bottom w:w="150" w:type="dxa"/>
              <w:right w:w="195" w:type="dxa"/>
            </w:tcMar>
            <w:vAlign w:val="center"/>
            <w:hideMark/>
          </w:tcPr>
          <w:p w14:paraId="026B5BE2" w14:textId="7E71D844" w:rsidR="009D7632" w:rsidRPr="009D7632" w:rsidRDefault="29E69A3B" w:rsidP="50935430">
            <w:pPr>
              <w:spacing w:beforeAutospacing="1" w:afterAutospacing="1" w:line="240" w:lineRule="auto"/>
              <w:rPr>
                <w:rFonts w:ascii="Courier New" w:eastAsia="Times New Roman" w:hAnsi="Courier New" w:cs="Courier New"/>
                <w:sz w:val="20"/>
                <w:szCs w:val="20"/>
                <w:lang w:val="en-IN"/>
              </w:rPr>
            </w:pPr>
            <w:r w:rsidRPr="50935430">
              <w:rPr>
                <w:rFonts w:ascii="Courier New" w:eastAsia="Times New Roman" w:hAnsi="Courier New" w:cs="Courier New"/>
                <w:sz w:val="20"/>
                <w:szCs w:val="20"/>
                <w:lang w:val="en-IN"/>
              </w:rPr>
              <w:t>`</w:t>
            </w:r>
            <w:r w:rsidR="7CE5EDCC" w:rsidRPr="50935430">
              <w:rPr>
                <w:rFonts w:ascii="Courier New" w:eastAsia="Times New Roman" w:hAnsi="Courier New" w:cs="Courier New"/>
                <w:sz w:val="20"/>
                <w:szCs w:val="20"/>
                <w:lang w:val="en-IN"/>
              </w:rPr>
              <w:t>https://mcr.microsoft.com</w:t>
            </w:r>
            <w:r w:rsidR="15DAE9FB" w:rsidRPr="50935430">
              <w:rPr>
                <w:rFonts w:ascii="Courier New" w:eastAsia="Times New Roman" w:hAnsi="Courier New" w:cs="Courier New"/>
                <w:sz w:val="20"/>
                <w:szCs w:val="20"/>
                <w:lang w:val="en-IN"/>
              </w:rPr>
              <w:t>`</w:t>
            </w:r>
          </w:p>
        </w:tc>
      </w:tr>
      <w:tr w:rsidR="009D7632" w:rsidRPr="009D7632" w14:paraId="6705A146" w14:textId="77777777" w:rsidTr="15149B22">
        <w:tc>
          <w:tcPr>
            <w:tcW w:w="0" w:type="auto"/>
            <w:shd w:val="clear" w:color="auto" w:fill="auto"/>
            <w:tcMar>
              <w:top w:w="150" w:type="dxa"/>
              <w:left w:w="195" w:type="dxa"/>
              <w:bottom w:w="150" w:type="dxa"/>
              <w:right w:w="195" w:type="dxa"/>
            </w:tcMar>
            <w:vAlign w:val="center"/>
            <w:hideMark/>
          </w:tcPr>
          <w:p w14:paraId="72A298B6" w14:textId="77777777" w:rsidR="009D7632" w:rsidRPr="009D7632" w:rsidRDefault="009D7632" w:rsidP="009D7632">
            <w:pPr>
              <w:spacing w:beforeAutospacing="1" w:afterAutospacing="1" w:line="240" w:lineRule="auto"/>
              <w:rPr>
                <w:rFonts w:eastAsia="Times New Roman" w:cstheme="minorHAnsi"/>
                <w:sz w:val="20"/>
                <w:szCs w:val="20"/>
                <w:lang w:val="en-IN"/>
              </w:rPr>
            </w:pPr>
            <w:r w:rsidRPr="009D7632">
              <w:rPr>
                <w:rFonts w:eastAsia="Times New Roman" w:cstheme="minorHAnsi"/>
                <w:sz w:val="20"/>
                <w:szCs w:val="20"/>
                <w:lang w:val="en-IN"/>
              </w:rPr>
              <w:t>Azure Arc Identity service</w:t>
            </w:r>
          </w:p>
        </w:tc>
        <w:tc>
          <w:tcPr>
            <w:tcW w:w="0" w:type="auto"/>
            <w:shd w:val="clear" w:color="auto" w:fill="auto"/>
            <w:tcMar>
              <w:top w:w="150" w:type="dxa"/>
              <w:left w:w="195" w:type="dxa"/>
              <w:bottom w:w="150" w:type="dxa"/>
              <w:right w:w="195" w:type="dxa"/>
            </w:tcMar>
            <w:vAlign w:val="center"/>
            <w:hideMark/>
          </w:tcPr>
          <w:p w14:paraId="62C97E78" w14:textId="3EBCDEFD" w:rsidR="009D7632" w:rsidRPr="009D7632" w:rsidRDefault="58700FE4" w:rsidP="50935430">
            <w:pPr>
              <w:spacing w:beforeAutospacing="1" w:afterAutospacing="1" w:line="240" w:lineRule="auto"/>
              <w:rPr>
                <w:rFonts w:ascii="Courier New" w:eastAsia="Times New Roman" w:hAnsi="Courier New" w:cs="Courier New"/>
                <w:sz w:val="20"/>
                <w:szCs w:val="20"/>
                <w:lang w:val="en-IN"/>
              </w:rPr>
            </w:pPr>
            <w:r w:rsidRPr="50935430">
              <w:rPr>
                <w:rFonts w:ascii="Courier New" w:eastAsia="Times New Roman" w:hAnsi="Courier New" w:cs="Courier New"/>
                <w:sz w:val="20"/>
                <w:szCs w:val="20"/>
                <w:lang w:val="en-IN"/>
              </w:rPr>
              <w:t>`</w:t>
            </w:r>
            <w:r w:rsidR="7CE5EDCC" w:rsidRPr="50935430">
              <w:rPr>
                <w:rFonts w:ascii="Courier New" w:eastAsia="Times New Roman" w:hAnsi="Courier New" w:cs="Courier New"/>
                <w:sz w:val="20"/>
                <w:szCs w:val="20"/>
                <w:lang w:val="en-IN"/>
              </w:rPr>
              <w:t>https://*.his.arc.azure.com</w:t>
            </w:r>
            <w:r w:rsidR="2D9B06FE" w:rsidRPr="50935430">
              <w:rPr>
                <w:rFonts w:ascii="Courier New" w:eastAsia="Times New Roman" w:hAnsi="Courier New" w:cs="Courier New"/>
                <w:sz w:val="20"/>
                <w:szCs w:val="20"/>
                <w:lang w:val="en-IN"/>
              </w:rPr>
              <w:t>`</w:t>
            </w:r>
          </w:p>
        </w:tc>
      </w:tr>
      <w:tr w:rsidR="009D7632" w:rsidRPr="009D7632" w14:paraId="0C756C96" w14:textId="77777777" w:rsidTr="15149B22">
        <w:tc>
          <w:tcPr>
            <w:tcW w:w="0" w:type="auto"/>
            <w:shd w:val="clear" w:color="auto" w:fill="auto"/>
            <w:tcMar>
              <w:top w:w="150" w:type="dxa"/>
              <w:left w:w="195" w:type="dxa"/>
              <w:bottom w:w="150" w:type="dxa"/>
              <w:right w:w="195" w:type="dxa"/>
            </w:tcMar>
            <w:vAlign w:val="center"/>
            <w:hideMark/>
          </w:tcPr>
          <w:p w14:paraId="5E08F8E8" w14:textId="77777777" w:rsidR="009D7632" w:rsidRPr="009D7632" w:rsidRDefault="009D7632" w:rsidP="009D7632">
            <w:pPr>
              <w:spacing w:beforeAutospacing="1" w:afterAutospacing="1" w:line="240" w:lineRule="auto"/>
              <w:rPr>
                <w:rFonts w:eastAsia="Times New Roman" w:cstheme="minorHAnsi"/>
                <w:sz w:val="20"/>
                <w:szCs w:val="20"/>
                <w:lang w:val="en-IN"/>
              </w:rPr>
            </w:pPr>
            <w:r w:rsidRPr="009D7632">
              <w:rPr>
                <w:rFonts w:eastAsia="Times New Roman" w:cstheme="minorHAnsi"/>
                <w:sz w:val="20"/>
                <w:szCs w:val="20"/>
                <w:lang w:val="en-IN"/>
              </w:rPr>
              <w:t>Azure Arc configuration service</w:t>
            </w:r>
          </w:p>
        </w:tc>
        <w:tc>
          <w:tcPr>
            <w:tcW w:w="0" w:type="auto"/>
            <w:shd w:val="clear" w:color="auto" w:fill="auto"/>
            <w:tcMar>
              <w:top w:w="150" w:type="dxa"/>
              <w:left w:w="195" w:type="dxa"/>
              <w:bottom w:w="150" w:type="dxa"/>
              <w:right w:w="195" w:type="dxa"/>
            </w:tcMar>
            <w:vAlign w:val="center"/>
            <w:hideMark/>
          </w:tcPr>
          <w:p w14:paraId="1941CD80" w14:textId="09F1D0C5" w:rsidR="009D7632" w:rsidRPr="009D7632" w:rsidRDefault="6F067A7F" w:rsidP="50935430">
            <w:pPr>
              <w:spacing w:beforeAutospacing="1" w:afterAutospacing="1" w:line="240" w:lineRule="auto"/>
              <w:rPr>
                <w:rFonts w:ascii="Courier New" w:eastAsia="Times New Roman" w:hAnsi="Courier New" w:cs="Courier New"/>
                <w:sz w:val="20"/>
                <w:szCs w:val="20"/>
                <w:lang w:val="en-IN"/>
              </w:rPr>
            </w:pPr>
            <w:r w:rsidRPr="50935430">
              <w:rPr>
                <w:rFonts w:ascii="Courier New" w:eastAsia="Times New Roman" w:hAnsi="Courier New" w:cs="Courier New"/>
                <w:sz w:val="20"/>
                <w:szCs w:val="20"/>
                <w:lang w:val="en-IN"/>
              </w:rPr>
              <w:t>`</w:t>
            </w:r>
            <w:r w:rsidR="7CE5EDCC" w:rsidRPr="50935430">
              <w:rPr>
                <w:rFonts w:ascii="Courier New" w:eastAsia="Times New Roman" w:hAnsi="Courier New" w:cs="Courier New"/>
                <w:sz w:val="20"/>
                <w:szCs w:val="20"/>
                <w:lang w:val="en-IN"/>
              </w:rPr>
              <w:t>https://*.dp.kubernetesconfiguration.azure.com</w:t>
            </w:r>
            <w:r w:rsidR="51B7A842" w:rsidRPr="50935430">
              <w:rPr>
                <w:rFonts w:ascii="Courier New" w:eastAsia="Times New Roman" w:hAnsi="Courier New" w:cs="Courier New"/>
                <w:sz w:val="20"/>
                <w:szCs w:val="20"/>
                <w:lang w:val="en-IN"/>
              </w:rPr>
              <w:t>`</w:t>
            </w:r>
          </w:p>
        </w:tc>
      </w:tr>
      <w:tr w:rsidR="009D7632" w:rsidRPr="009D7632" w14:paraId="7EA6F221" w14:textId="77777777" w:rsidTr="15149B22">
        <w:tc>
          <w:tcPr>
            <w:tcW w:w="0" w:type="auto"/>
            <w:shd w:val="clear" w:color="auto" w:fill="auto"/>
            <w:tcMar>
              <w:top w:w="150" w:type="dxa"/>
              <w:left w:w="195" w:type="dxa"/>
              <w:bottom w:w="150" w:type="dxa"/>
              <w:right w:w="195" w:type="dxa"/>
            </w:tcMar>
            <w:vAlign w:val="center"/>
            <w:hideMark/>
          </w:tcPr>
          <w:p w14:paraId="0FD37C1B" w14:textId="77777777" w:rsidR="009D7632" w:rsidRPr="009D7632" w:rsidRDefault="009D7632" w:rsidP="009D7632">
            <w:pPr>
              <w:spacing w:beforeAutospacing="1" w:afterAutospacing="1" w:line="240" w:lineRule="auto"/>
              <w:rPr>
                <w:rFonts w:eastAsia="Times New Roman" w:cstheme="minorHAnsi"/>
                <w:sz w:val="20"/>
                <w:szCs w:val="20"/>
                <w:lang w:val="en-IN"/>
              </w:rPr>
            </w:pPr>
            <w:r w:rsidRPr="009D7632">
              <w:rPr>
                <w:rFonts w:eastAsia="Times New Roman" w:cstheme="minorHAnsi"/>
                <w:sz w:val="20"/>
                <w:szCs w:val="20"/>
                <w:lang w:val="en-IN"/>
              </w:rPr>
              <w:t>Cluster connect</w:t>
            </w:r>
          </w:p>
        </w:tc>
        <w:tc>
          <w:tcPr>
            <w:tcW w:w="0" w:type="auto"/>
            <w:shd w:val="clear" w:color="auto" w:fill="auto"/>
            <w:tcMar>
              <w:top w:w="150" w:type="dxa"/>
              <w:left w:w="195" w:type="dxa"/>
              <w:bottom w:w="150" w:type="dxa"/>
              <w:right w:w="195" w:type="dxa"/>
            </w:tcMar>
            <w:vAlign w:val="center"/>
            <w:hideMark/>
          </w:tcPr>
          <w:p w14:paraId="3F4CC178" w14:textId="4716DB2A" w:rsidR="009D7632" w:rsidRPr="009D7632" w:rsidRDefault="1F61184E" w:rsidP="15149B22">
            <w:pPr>
              <w:spacing w:beforeAutospacing="1" w:afterAutospacing="1" w:line="240" w:lineRule="auto"/>
              <w:rPr>
                <w:rFonts w:ascii="Courier New" w:eastAsia="Times New Roman" w:hAnsi="Courier New" w:cs="Courier New"/>
                <w:sz w:val="20"/>
                <w:szCs w:val="20"/>
                <w:lang w:val="en-IN"/>
              </w:rPr>
            </w:pPr>
            <w:r w:rsidRPr="15149B22">
              <w:rPr>
                <w:rFonts w:ascii="Courier New" w:eastAsia="Times New Roman" w:hAnsi="Courier New" w:cs="Courier New"/>
                <w:sz w:val="20"/>
                <w:szCs w:val="20"/>
                <w:lang w:val="en-IN"/>
              </w:rPr>
              <w:t>`</w:t>
            </w:r>
            <w:r w:rsidR="739291C3" w:rsidRPr="15149B22">
              <w:rPr>
                <w:rFonts w:ascii="Courier New" w:eastAsia="Times New Roman" w:hAnsi="Courier New" w:cs="Courier New"/>
                <w:sz w:val="20"/>
                <w:szCs w:val="20"/>
                <w:lang w:val="en-IN"/>
              </w:rPr>
              <w:t>https://*.servicebus.windows.net</w:t>
            </w:r>
            <w:r w:rsidR="107BDD92" w:rsidRPr="15149B22">
              <w:rPr>
                <w:rFonts w:ascii="Courier New" w:eastAsia="Times New Roman" w:hAnsi="Courier New" w:cs="Courier New"/>
                <w:sz w:val="20"/>
                <w:szCs w:val="20"/>
                <w:lang w:val="en-IN"/>
              </w:rPr>
              <w:t>`</w:t>
            </w:r>
          </w:p>
        </w:tc>
      </w:tr>
      <w:tr w:rsidR="009D7632" w:rsidRPr="009D7632" w14:paraId="35282EB3" w14:textId="77777777" w:rsidTr="15149B22">
        <w:tc>
          <w:tcPr>
            <w:tcW w:w="0" w:type="auto"/>
            <w:shd w:val="clear" w:color="auto" w:fill="auto"/>
            <w:tcMar>
              <w:top w:w="150" w:type="dxa"/>
              <w:left w:w="195" w:type="dxa"/>
              <w:bottom w:w="150" w:type="dxa"/>
              <w:right w:w="195" w:type="dxa"/>
            </w:tcMar>
            <w:vAlign w:val="center"/>
            <w:hideMark/>
          </w:tcPr>
          <w:p w14:paraId="65A3DE83" w14:textId="77777777" w:rsidR="009D7632" w:rsidRPr="009D7632" w:rsidRDefault="009D7632" w:rsidP="009D7632">
            <w:pPr>
              <w:spacing w:beforeAutospacing="1" w:afterAutospacing="1" w:line="240" w:lineRule="auto"/>
              <w:rPr>
                <w:rFonts w:eastAsia="Times New Roman" w:cstheme="minorHAnsi"/>
                <w:sz w:val="20"/>
                <w:szCs w:val="20"/>
                <w:lang w:val="en-IN"/>
              </w:rPr>
            </w:pPr>
            <w:r w:rsidRPr="009D7632">
              <w:rPr>
                <w:rFonts w:eastAsia="Times New Roman" w:cstheme="minorHAnsi"/>
                <w:sz w:val="20"/>
                <w:szCs w:val="20"/>
                <w:lang w:val="en-IN"/>
              </w:rPr>
              <w:t xml:space="preserve">Guest </w:t>
            </w:r>
            <w:proofErr w:type="spellStart"/>
            <w:r w:rsidRPr="009D7632">
              <w:rPr>
                <w:rFonts w:eastAsia="Times New Roman" w:cstheme="minorHAnsi"/>
                <w:sz w:val="20"/>
                <w:szCs w:val="20"/>
                <w:lang w:val="en-IN"/>
              </w:rPr>
              <w:t>Notfication</w:t>
            </w:r>
            <w:proofErr w:type="spellEnd"/>
            <w:r w:rsidRPr="009D7632">
              <w:rPr>
                <w:rFonts w:eastAsia="Times New Roman" w:cstheme="minorHAnsi"/>
                <w:sz w:val="20"/>
                <w:szCs w:val="20"/>
                <w:lang w:val="en-IN"/>
              </w:rPr>
              <w:t xml:space="preserve"> service</w:t>
            </w:r>
          </w:p>
        </w:tc>
        <w:tc>
          <w:tcPr>
            <w:tcW w:w="0" w:type="auto"/>
            <w:shd w:val="clear" w:color="auto" w:fill="auto"/>
            <w:tcMar>
              <w:top w:w="150" w:type="dxa"/>
              <w:left w:w="195" w:type="dxa"/>
              <w:bottom w:w="150" w:type="dxa"/>
              <w:right w:w="195" w:type="dxa"/>
            </w:tcMar>
            <w:vAlign w:val="center"/>
            <w:hideMark/>
          </w:tcPr>
          <w:p w14:paraId="5A9C319D" w14:textId="65337DDE" w:rsidR="009D7632" w:rsidRPr="009D7632" w:rsidRDefault="650D8686" w:rsidP="50935430">
            <w:pPr>
              <w:spacing w:beforeAutospacing="1" w:afterAutospacing="1" w:line="240" w:lineRule="auto"/>
              <w:rPr>
                <w:rFonts w:ascii="Courier New" w:eastAsia="Times New Roman" w:hAnsi="Courier New" w:cs="Courier New"/>
                <w:sz w:val="20"/>
                <w:szCs w:val="20"/>
                <w:lang w:val="en-IN"/>
              </w:rPr>
            </w:pPr>
            <w:r w:rsidRPr="50935430">
              <w:rPr>
                <w:rFonts w:ascii="Courier New" w:eastAsia="Times New Roman" w:hAnsi="Courier New" w:cs="Courier New"/>
                <w:sz w:val="20"/>
                <w:szCs w:val="20"/>
                <w:lang w:val="en-IN"/>
              </w:rPr>
              <w:t>`</w:t>
            </w:r>
            <w:r w:rsidR="7CE5EDCC" w:rsidRPr="50935430">
              <w:rPr>
                <w:rFonts w:ascii="Courier New" w:eastAsia="Times New Roman" w:hAnsi="Courier New" w:cs="Courier New"/>
                <w:sz w:val="20"/>
                <w:szCs w:val="20"/>
                <w:lang w:val="en-IN"/>
              </w:rPr>
              <w:t>https://guestnotificationservice.azure.com</w:t>
            </w:r>
            <w:r w:rsidR="600300DA" w:rsidRPr="50935430">
              <w:rPr>
                <w:rFonts w:ascii="Courier New" w:eastAsia="Times New Roman" w:hAnsi="Courier New" w:cs="Courier New"/>
                <w:sz w:val="20"/>
                <w:szCs w:val="20"/>
                <w:lang w:val="en-IN"/>
              </w:rPr>
              <w:t>`</w:t>
            </w:r>
          </w:p>
        </w:tc>
      </w:tr>
      <w:tr w:rsidR="009D7632" w:rsidRPr="009D7632" w14:paraId="37B49335" w14:textId="77777777" w:rsidTr="15149B22">
        <w:tc>
          <w:tcPr>
            <w:tcW w:w="0" w:type="auto"/>
            <w:shd w:val="clear" w:color="auto" w:fill="auto"/>
            <w:tcMar>
              <w:top w:w="150" w:type="dxa"/>
              <w:left w:w="195" w:type="dxa"/>
              <w:bottom w:w="150" w:type="dxa"/>
              <w:right w:w="195" w:type="dxa"/>
            </w:tcMar>
            <w:vAlign w:val="center"/>
            <w:hideMark/>
          </w:tcPr>
          <w:p w14:paraId="61945A9F" w14:textId="77777777" w:rsidR="009D7632" w:rsidRPr="009D7632" w:rsidRDefault="009D7632" w:rsidP="009D7632">
            <w:pPr>
              <w:spacing w:beforeAutospacing="1" w:afterAutospacing="1" w:line="240" w:lineRule="auto"/>
              <w:rPr>
                <w:rFonts w:eastAsia="Times New Roman" w:cstheme="minorHAnsi"/>
                <w:sz w:val="20"/>
                <w:szCs w:val="20"/>
                <w:lang w:val="en-IN"/>
              </w:rPr>
            </w:pPr>
            <w:r w:rsidRPr="009D7632">
              <w:rPr>
                <w:rFonts w:eastAsia="Times New Roman" w:cstheme="minorHAnsi"/>
                <w:sz w:val="20"/>
                <w:szCs w:val="20"/>
                <w:lang w:val="en-IN"/>
              </w:rPr>
              <w:t xml:space="preserve">Resource bridge (appliance) </w:t>
            </w:r>
            <w:proofErr w:type="spellStart"/>
            <w:r w:rsidRPr="009D7632">
              <w:rPr>
                <w:rFonts w:eastAsia="Times New Roman" w:cstheme="minorHAnsi"/>
                <w:sz w:val="20"/>
                <w:szCs w:val="20"/>
                <w:lang w:val="en-IN"/>
              </w:rPr>
              <w:t>Dataplane</w:t>
            </w:r>
            <w:proofErr w:type="spellEnd"/>
            <w:r w:rsidRPr="009D7632">
              <w:rPr>
                <w:rFonts w:eastAsia="Times New Roman" w:cstheme="minorHAnsi"/>
                <w:sz w:val="20"/>
                <w:szCs w:val="20"/>
                <w:lang w:val="en-IN"/>
              </w:rPr>
              <w:t xml:space="preserve"> service</w:t>
            </w:r>
          </w:p>
        </w:tc>
        <w:tc>
          <w:tcPr>
            <w:tcW w:w="0" w:type="auto"/>
            <w:shd w:val="clear" w:color="auto" w:fill="auto"/>
            <w:tcMar>
              <w:top w:w="150" w:type="dxa"/>
              <w:left w:w="195" w:type="dxa"/>
              <w:bottom w:w="150" w:type="dxa"/>
              <w:right w:w="195" w:type="dxa"/>
            </w:tcMar>
            <w:vAlign w:val="center"/>
            <w:hideMark/>
          </w:tcPr>
          <w:p w14:paraId="13657E8D" w14:textId="3C46BCA1" w:rsidR="009D7632" w:rsidRPr="009D7632" w:rsidRDefault="4D84CFDF" w:rsidP="50935430">
            <w:pPr>
              <w:spacing w:beforeAutospacing="1" w:afterAutospacing="1" w:line="240" w:lineRule="auto"/>
              <w:rPr>
                <w:rFonts w:ascii="Courier New" w:eastAsia="Times New Roman" w:hAnsi="Courier New" w:cs="Courier New"/>
                <w:sz w:val="20"/>
                <w:szCs w:val="20"/>
                <w:lang w:val="en-IN"/>
              </w:rPr>
            </w:pPr>
            <w:r w:rsidRPr="50935430">
              <w:rPr>
                <w:rFonts w:ascii="Courier New" w:eastAsia="Times New Roman" w:hAnsi="Courier New" w:cs="Courier New"/>
                <w:sz w:val="20"/>
                <w:szCs w:val="20"/>
                <w:lang w:val="en-IN"/>
              </w:rPr>
              <w:t>`</w:t>
            </w:r>
            <w:r w:rsidR="7CE5EDCC" w:rsidRPr="50935430">
              <w:rPr>
                <w:rFonts w:ascii="Courier New" w:eastAsia="Times New Roman" w:hAnsi="Courier New" w:cs="Courier New"/>
                <w:sz w:val="20"/>
                <w:szCs w:val="20"/>
                <w:lang w:val="en-IN"/>
              </w:rPr>
              <w:t>https://*.dp.prod.appliances.azure.com</w:t>
            </w:r>
            <w:r w:rsidR="5C2BA42E" w:rsidRPr="50935430">
              <w:rPr>
                <w:rFonts w:ascii="Courier New" w:eastAsia="Times New Roman" w:hAnsi="Courier New" w:cs="Courier New"/>
                <w:sz w:val="20"/>
                <w:szCs w:val="20"/>
                <w:lang w:val="en-IN"/>
              </w:rPr>
              <w:t>`</w:t>
            </w:r>
          </w:p>
        </w:tc>
      </w:tr>
      <w:tr w:rsidR="009D7632" w:rsidRPr="009D7632" w14:paraId="2149C4D2" w14:textId="77777777" w:rsidTr="15149B22">
        <w:tc>
          <w:tcPr>
            <w:tcW w:w="0" w:type="auto"/>
            <w:shd w:val="clear" w:color="auto" w:fill="auto"/>
            <w:tcMar>
              <w:top w:w="150" w:type="dxa"/>
              <w:left w:w="195" w:type="dxa"/>
              <w:bottom w:w="150" w:type="dxa"/>
              <w:right w:w="195" w:type="dxa"/>
            </w:tcMar>
            <w:vAlign w:val="center"/>
            <w:hideMark/>
          </w:tcPr>
          <w:p w14:paraId="258023A2" w14:textId="77777777" w:rsidR="009D7632" w:rsidRPr="009D7632" w:rsidRDefault="009D7632" w:rsidP="009D7632">
            <w:pPr>
              <w:spacing w:beforeAutospacing="1" w:afterAutospacing="1" w:line="240" w:lineRule="auto"/>
              <w:rPr>
                <w:rFonts w:eastAsia="Times New Roman" w:cstheme="minorHAnsi"/>
                <w:sz w:val="20"/>
                <w:szCs w:val="20"/>
                <w:lang w:val="en-IN"/>
              </w:rPr>
            </w:pPr>
            <w:r w:rsidRPr="009D7632">
              <w:rPr>
                <w:rFonts w:eastAsia="Times New Roman" w:cstheme="minorHAnsi"/>
                <w:sz w:val="20"/>
                <w:szCs w:val="20"/>
                <w:lang w:val="en-IN"/>
              </w:rPr>
              <w:lastRenderedPageBreak/>
              <w:t>Resource bridge (appliance) container image download</w:t>
            </w:r>
          </w:p>
        </w:tc>
        <w:tc>
          <w:tcPr>
            <w:tcW w:w="0" w:type="auto"/>
            <w:shd w:val="clear" w:color="auto" w:fill="auto"/>
            <w:tcMar>
              <w:top w:w="150" w:type="dxa"/>
              <w:left w:w="195" w:type="dxa"/>
              <w:bottom w:w="150" w:type="dxa"/>
              <w:right w:w="195" w:type="dxa"/>
            </w:tcMar>
            <w:vAlign w:val="center"/>
            <w:hideMark/>
          </w:tcPr>
          <w:p w14:paraId="3FE3CD5A" w14:textId="4711C968" w:rsidR="009D7632" w:rsidRPr="009D7632" w:rsidRDefault="02BE934C" w:rsidP="50935430">
            <w:pPr>
              <w:spacing w:beforeAutospacing="1" w:afterAutospacing="1" w:line="240" w:lineRule="auto"/>
              <w:rPr>
                <w:rFonts w:ascii="Courier New" w:eastAsia="Times New Roman" w:hAnsi="Courier New" w:cs="Courier New"/>
                <w:sz w:val="20"/>
                <w:szCs w:val="20"/>
                <w:lang w:val="en-IN"/>
              </w:rPr>
            </w:pPr>
            <w:r w:rsidRPr="50935430">
              <w:rPr>
                <w:rFonts w:ascii="Courier New" w:eastAsia="Times New Roman" w:hAnsi="Courier New" w:cs="Courier New"/>
                <w:sz w:val="20"/>
                <w:szCs w:val="20"/>
                <w:lang w:val="en-IN"/>
              </w:rPr>
              <w:t>`</w:t>
            </w:r>
            <w:r w:rsidR="7CE5EDCC" w:rsidRPr="50935430">
              <w:rPr>
                <w:rFonts w:ascii="Courier New" w:eastAsia="Times New Roman" w:hAnsi="Courier New" w:cs="Courier New"/>
                <w:sz w:val="20"/>
                <w:szCs w:val="20"/>
                <w:lang w:val="en-IN"/>
              </w:rPr>
              <w:t>https://ecpacr.azurecr.io</w:t>
            </w:r>
            <w:r w:rsidR="5C059EF5" w:rsidRPr="50935430">
              <w:rPr>
                <w:rFonts w:ascii="Courier New" w:eastAsia="Times New Roman" w:hAnsi="Courier New" w:cs="Courier New"/>
                <w:sz w:val="20"/>
                <w:szCs w:val="20"/>
                <w:lang w:val="en-IN"/>
              </w:rPr>
              <w:t>`</w:t>
            </w:r>
          </w:p>
        </w:tc>
      </w:tr>
      <w:tr w:rsidR="009D7632" w:rsidRPr="009D7632" w14:paraId="490B8448" w14:textId="77777777" w:rsidTr="15149B22">
        <w:tc>
          <w:tcPr>
            <w:tcW w:w="0" w:type="auto"/>
            <w:shd w:val="clear" w:color="auto" w:fill="auto"/>
            <w:tcMar>
              <w:top w:w="150" w:type="dxa"/>
              <w:left w:w="195" w:type="dxa"/>
              <w:bottom w:w="150" w:type="dxa"/>
              <w:right w:w="195" w:type="dxa"/>
            </w:tcMar>
            <w:vAlign w:val="center"/>
            <w:hideMark/>
          </w:tcPr>
          <w:p w14:paraId="26107EF0" w14:textId="77777777" w:rsidR="009D7632" w:rsidRPr="009D7632" w:rsidRDefault="009D7632" w:rsidP="009D7632">
            <w:pPr>
              <w:spacing w:beforeAutospacing="1" w:afterAutospacing="1" w:line="240" w:lineRule="auto"/>
              <w:rPr>
                <w:rFonts w:eastAsia="Times New Roman" w:cstheme="minorHAnsi"/>
                <w:sz w:val="20"/>
                <w:szCs w:val="20"/>
                <w:lang w:val="en-IN"/>
              </w:rPr>
            </w:pPr>
            <w:r w:rsidRPr="009D7632">
              <w:rPr>
                <w:rFonts w:eastAsia="Times New Roman" w:cstheme="minorHAnsi"/>
                <w:sz w:val="20"/>
                <w:szCs w:val="20"/>
                <w:lang w:val="en-IN"/>
              </w:rPr>
              <w:t>Resource bridge (appliance) image download</w:t>
            </w:r>
          </w:p>
        </w:tc>
        <w:tc>
          <w:tcPr>
            <w:tcW w:w="0" w:type="auto"/>
            <w:shd w:val="clear" w:color="auto" w:fill="auto"/>
            <w:tcMar>
              <w:top w:w="150" w:type="dxa"/>
              <w:left w:w="195" w:type="dxa"/>
              <w:bottom w:w="150" w:type="dxa"/>
              <w:right w:w="195" w:type="dxa"/>
            </w:tcMar>
            <w:vAlign w:val="center"/>
            <w:hideMark/>
          </w:tcPr>
          <w:p w14:paraId="61E27E13" w14:textId="77777777" w:rsidR="009D7632" w:rsidRPr="009D7632" w:rsidRDefault="7CE5EDCC" w:rsidP="50935430">
            <w:pPr>
              <w:spacing w:beforeAutospacing="1" w:afterAutospacing="1" w:line="240" w:lineRule="auto"/>
              <w:rPr>
                <w:rFonts w:ascii="Courier New" w:eastAsia="Times New Roman" w:hAnsi="Courier New" w:cs="Courier New"/>
                <w:sz w:val="20"/>
                <w:szCs w:val="20"/>
                <w:lang w:val="en-IN"/>
              </w:rPr>
            </w:pPr>
            <w:proofErr w:type="gramStart"/>
            <w:r w:rsidRPr="50935430">
              <w:rPr>
                <w:rFonts w:ascii="Courier New" w:eastAsia="Times New Roman" w:hAnsi="Courier New" w:cs="Courier New"/>
                <w:sz w:val="20"/>
                <w:szCs w:val="20"/>
                <w:lang w:val="en-IN"/>
              </w:rPr>
              <w:t>.blob.core.windows.net</w:t>
            </w:r>
            <w:proofErr w:type="gramEnd"/>
            <w:r w:rsidRPr="50935430">
              <w:rPr>
                <w:rFonts w:ascii="Courier New" w:eastAsia="Times New Roman" w:hAnsi="Courier New" w:cs="Courier New"/>
                <w:sz w:val="20"/>
                <w:szCs w:val="20"/>
                <w:lang w:val="en-IN"/>
              </w:rPr>
              <w:t xml:space="preserve"> *.dl.delivery.mp.microsoft.com *.do.dsp.mp.microsoft.com</w:t>
            </w:r>
          </w:p>
        </w:tc>
      </w:tr>
      <w:tr w:rsidR="00BC2A35" w:rsidRPr="009D7632" w14:paraId="24AC466E" w14:textId="77777777" w:rsidTr="15149B22">
        <w:tc>
          <w:tcPr>
            <w:tcW w:w="0" w:type="auto"/>
            <w:shd w:val="clear" w:color="auto" w:fill="auto"/>
            <w:tcMar>
              <w:top w:w="150" w:type="dxa"/>
              <w:left w:w="195" w:type="dxa"/>
              <w:bottom w:w="150" w:type="dxa"/>
              <w:right w:w="195" w:type="dxa"/>
            </w:tcMar>
            <w:vAlign w:val="center"/>
          </w:tcPr>
          <w:p w14:paraId="218DA802" w14:textId="205BF274" w:rsidR="00BC2A35" w:rsidRPr="00BC2A35" w:rsidRDefault="00BC2A35" w:rsidP="00BC2A35">
            <w:pPr>
              <w:spacing w:beforeAutospacing="1" w:afterAutospacing="1" w:line="240" w:lineRule="auto"/>
              <w:rPr>
                <w:rFonts w:eastAsia="Times New Roman" w:cstheme="minorHAnsi"/>
                <w:sz w:val="20"/>
                <w:szCs w:val="20"/>
                <w:lang w:val="en-IN"/>
              </w:rPr>
            </w:pPr>
            <w:r w:rsidRPr="00BC2A35">
              <w:rPr>
                <w:rFonts w:eastAsia="Times New Roman" w:cstheme="minorHAnsi"/>
                <w:sz w:val="20"/>
                <w:szCs w:val="20"/>
                <w:lang w:val="en-IN"/>
              </w:rPr>
              <w:t>Azure Resource Manger</w:t>
            </w:r>
          </w:p>
        </w:tc>
        <w:tc>
          <w:tcPr>
            <w:tcW w:w="0" w:type="auto"/>
            <w:shd w:val="clear" w:color="auto" w:fill="auto"/>
            <w:tcMar>
              <w:top w:w="150" w:type="dxa"/>
              <w:left w:w="195" w:type="dxa"/>
              <w:bottom w:w="150" w:type="dxa"/>
              <w:right w:w="195" w:type="dxa"/>
            </w:tcMar>
            <w:vAlign w:val="center"/>
          </w:tcPr>
          <w:p w14:paraId="527319A9" w14:textId="7BBD66B4" w:rsidR="00BC2A35" w:rsidRPr="001B512D" w:rsidRDefault="0DD734F6" w:rsidP="50935430">
            <w:pPr>
              <w:spacing w:beforeAutospacing="1" w:afterAutospacing="1" w:line="240" w:lineRule="auto"/>
              <w:rPr>
                <w:rFonts w:ascii="Courier New" w:eastAsia="Times New Roman" w:hAnsi="Courier New" w:cs="Courier New"/>
                <w:sz w:val="20"/>
                <w:szCs w:val="20"/>
                <w:lang w:val="en-IN"/>
              </w:rPr>
            </w:pPr>
            <w:r w:rsidRPr="50935430">
              <w:rPr>
                <w:rFonts w:ascii="Courier New" w:eastAsia="Times New Roman" w:hAnsi="Courier New" w:cs="Courier New"/>
                <w:sz w:val="20"/>
                <w:szCs w:val="20"/>
                <w:lang w:val="en-IN"/>
              </w:rPr>
              <w:t>`</w:t>
            </w:r>
            <w:r w:rsidR="4312C58E" w:rsidRPr="50935430">
              <w:rPr>
                <w:rFonts w:ascii="Courier New" w:eastAsia="Times New Roman" w:hAnsi="Courier New" w:cs="Courier New"/>
                <w:sz w:val="20"/>
                <w:szCs w:val="20"/>
                <w:lang w:val="en-IN"/>
              </w:rPr>
              <w:t>https://management.azure.com</w:t>
            </w:r>
            <w:r w:rsidR="39CF246A" w:rsidRPr="50935430">
              <w:rPr>
                <w:rFonts w:ascii="Courier New" w:eastAsia="Times New Roman" w:hAnsi="Courier New" w:cs="Courier New"/>
                <w:sz w:val="20"/>
                <w:szCs w:val="20"/>
                <w:lang w:val="en-IN"/>
              </w:rPr>
              <w:t>`</w:t>
            </w:r>
          </w:p>
        </w:tc>
      </w:tr>
      <w:tr w:rsidR="00BC2A35" w:rsidRPr="009D7632" w14:paraId="037ED7DE" w14:textId="77777777" w:rsidTr="15149B22">
        <w:tc>
          <w:tcPr>
            <w:tcW w:w="0" w:type="auto"/>
            <w:shd w:val="clear" w:color="auto" w:fill="auto"/>
            <w:tcMar>
              <w:top w:w="150" w:type="dxa"/>
              <w:left w:w="195" w:type="dxa"/>
              <w:bottom w:w="150" w:type="dxa"/>
              <w:right w:w="195" w:type="dxa"/>
            </w:tcMar>
            <w:vAlign w:val="center"/>
          </w:tcPr>
          <w:p w14:paraId="5741B147" w14:textId="118DE7BE" w:rsidR="00BC2A35" w:rsidRPr="00BC2A35" w:rsidRDefault="00BC2A35" w:rsidP="00BC2A35">
            <w:pPr>
              <w:spacing w:beforeAutospacing="1" w:afterAutospacing="1" w:line="240" w:lineRule="auto"/>
              <w:rPr>
                <w:rFonts w:eastAsia="Times New Roman" w:cstheme="minorHAnsi"/>
                <w:sz w:val="20"/>
                <w:szCs w:val="20"/>
                <w:lang w:val="en-IN"/>
              </w:rPr>
            </w:pPr>
            <w:r w:rsidRPr="00BC2A35">
              <w:rPr>
                <w:rFonts w:eastAsia="Times New Roman" w:cstheme="minorHAnsi"/>
                <w:sz w:val="20"/>
                <w:szCs w:val="20"/>
                <w:lang w:val="en-IN"/>
              </w:rPr>
              <w:t>Azure Active Directory</w:t>
            </w:r>
          </w:p>
        </w:tc>
        <w:tc>
          <w:tcPr>
            <w:tcW w:w="0" w:type="auto"/>
            <w:shd w:val="clear" w:color="auto" w:fill="auto"/>
            <w:tcMar>
              <w:top w:w="150" w:type="dxa"/>
              <w:left w:w="195" w:type="dxa"/>
              <w:bottom w:w="150" w:type="dxa"/>
              <w:right w:w="195" w:type="dxa"/>
            </w:tcMar>
            <w:vAlign w:val="center"/>
          </w:tcPr>
          <w:p w14:paraId="0E3ADEB7" w14:textId="0C002969" w:rsidR="00BC2A35" w:rsidRPr="001B512D" w:rsidRDefault="00BC2A35" w:rsidP="00BC2A35">
            <w:pPr>
              <w:spacing w:beforeAutospacing="1" w:afterAutospacing="1" w:line="240" w:lineRule="auto"/>
              <w:rPr>
                <w:rFonts w:ascii="Courier New" w:eastAsia="Times New Roman" w:hAnsi="Courier New" w:cs="Courier New"/>
                <w:sz w:val="20"/>
                <w:szCs w:val="20"/>
                <w:lang w:val="en-IN"/>
              </w:rPr>
            </w:pPr>
            <w:r w:rsidRPr="00BC2A35">
              <w:rPr>
                <w:rFonts w:ascii="Courier New" w:eastAsia="Times New Roman" w:hAnsi="Courier New" w:cs="Courier New"/>
                <w:sz w:val="20"/>
                <w:szCs w:val="20"/>
                <w:lang w:val="en-IN"/>
              </w:rPr>
              <w:t>https://login.microsoftonline.com</w:t>
            </w:r>
          </w:p>
        </w:tc>
      </w:tr>
    </w:tbl>
    <w:p w14:paraId="13615F09" w14:textId="77777777" w:rsidR="009D7632" w:rsidRDefault="009D7632" w:rsidP="293AF782">
      <w:pPr>
        <w:spacing w:beforeAutospacing="1" w:afterAutospacing="1" w:line="240" w:lineRule="auto"/>
        <w:rPr>
          <w:rFonts w:ascii="Times New Roman" w:eastAsia="Times New Roman" w:hAnsi="Times New Roman" w:cs="Times New Roman"/>
          <w:sz w:val="24"/>
          <w:szCs w:val="24"/>
        </w:rPr>
      </w:pPr>
    </w:p>
    <w:p w14:paraId="7E303E36" w14:textId="77777777" w:rsidR="00BC2A35" w:rsidRPr="00BA7BD9" w:rsidRDefault="00BC2A35" w:rsidP="293AF782">
      <w:pPr>
        <w:spacing w:beforeAutospacing="1" w:afterAutospacing="1" w:line="240" w:lineRule="auto"/>
        <w:rPr>
          <w:rFonts w:ascii="Times New Roman" w:eastAsia="Times New Roman" w:hAnsi="Times New Roman" w:cs="Times New Roman"/>
          <w:sz w:val="24"/>
          <w:szCs w:val="24"/>
        </w:rPr>
      </w:pPr>
    </w:p>
    <w:p w14:paraId="1E18F201" w14:textId="17246B88" w:rsidR="00BA7BD9" w:rsidRPr="00BA7BD9" w:rsidRDefault="00BA7BD9" w:rsidP="293AF782">
      <w:pPr>
        <w:spacing w:beforeAutospacing="1" w:afterAutospacing="1" w:line="240" w:lineRule="auto"/>
        <w:rPr>
          <w:rFonts w:ascii="Times New Roman" w:eastAsia="Times New Roman" w:hAnsi="Times New Roman" w:cs="Times New Roman"/>
          <w:b/>
          <w:bCs/>
          <w:sz w:val="24"/>
          <w:szCs w:val="24"/>
        </w:rPr>
      </w:pPr>
    </w:p>
    <w:p w14:paraId="4A601BD3" w14:textId="38588914" w:rsidR="00BA7BD9" w:rsidRPr="00BA7BD9" w:rsidRDefault="00BA7BD9" w:rsidP="293AF782">
      <w:pPr>
        <w:spacing w:beforeAutospacing="1" w:afterAutospacing="1" w:line="240" w:lineRule="auto"/>
        <w:rPr>
          <w:rFonts w:ascii="Times New Roman" w:eastAsia="Times New Roman" w:hAnsi="Times New Roman" w:cs="Times New Roman"/>
          <w:sz w:val="24"/>
          <w:szCs w:val="24"/>
        </w:rPr>
      </w:pPr>
    </w:p>
    <w:p w14:paraId="686E88D3" w14:textId="5753A714" w:rsidR="00BA7BD9" w:rsidRPr="00BA7BD9" w:rsidRDefault="00BA7BD9" w:rsidP="293AF782"/>
    <w:tbl>
      <w:tblPr>
        <w:tblW w:w="9639" w:type="dxa"/>
        <w:tblCellSpacing w:w="15" w:type="dxa"/>
        <w:tblCellMar>
          <w:top w:w="15" w:type="dxa"/>
          <w:left w:w="15" w:type="dxa"/>
          <w:bottom w:w="15" w:type="dxa"/>
          <w:right w:w="15" w:type="dxa"/>
        </w:tblCellMar>
        <w:tblLook w:val="04A0" w:firstRow="1" w:lastRow="0" w:firstColumn="1" w:lastColumn="0" w:noHBand="0" w:noVBand="1"/>
      </w:tblPr>
      <w:tblGrid>
        <w:gridCol w:w="3828"/>
        <w:gridCol w:w="5811"/>
      </w:tblGrid>
      <w:tr w:rsidR="00BA7BD9" w14:paraId="38FCFD49" w14:textId="77777777" w:rsidTr="4B3E5C06">
        <w:trPr>
          <w:tblHeader/>
          <w:tblCellSpacing w:w="15" w:type="dxa"/>
        </w:trPr>
        <w:tc>
          <w:tcPr>
            <w:tcW w:w="3783" w:type="dxa"/>
            <w:vAlign w:val="center"/>
            <w:hideMark/>
          </w:tcPr>
          <w:p w14:paraId="7383F984" w14:textId="20326CA9" w:rsidR="00BA7BD9" w:rsidRDefault="00BA7BD9" w:rsidP="4B3E5C06">
            <w:pPr>
              <w:rPr>
                <w:rStyle w:val="Strong"/>
              </w:rPr>
            </w:pPr>
          </w:p>
        </w:tc>
        <w:tc>
          <w:tcPr>
            <w:tcW w:w="5766" w:type="dxa"/>
            <w:vAlign w:val="center"/>
            <w:hideMark/>
          </w:tcPr>
          <w:p w14:paraId="29082841" w14:textId="7466AC62" w:rsidR="00BA7BD9" w:rsidRDefault="00BA7BD9" w:rsidP="4B3E5C06">
            <w:pPr>
              <w:rPr>
                <w:rStyle w:val="Strong"/>
              </w:rPr>
            </w:pPr>
          </w:p>
        </w:tc>
      </w:tr>
      <w:tr w:rsidR="00BA7BD9" w14:paraId="305E9C68" w14:textId="77777777" w:rsidTr="4B3E5C06">
        <w:trPr>
          <w:tblCellSpacing w:w="15" w:type="dxa"/>
        </w:trPr>
        <w:tc>
          <w:tcPr>
            <w:tcW w:w="3783" w:type="dxa"/>
            <w:vAlign w:val="center"/>
            <w:hideMark/>
          </w:tcPr>
          <w:p w14:paraId="5C8DB1C9" w14:textId="2F083339" w:rsidR="00BA7BD9" w:rsidRDefault="00BA7BD9"/>
        </w:tc>
        <w:tc>
          <w:tcPr>
            <w:tcW w:w="5766" w:type="dxa"/>
            <w:vAlign w:val="center"/>
            <w:hideMark/>
          </w:tcPr>
          <w:p w14:paraId="42EA44CF" w14:textId="514714EA" w:rsidR="00BA7BD9" w:rsidRDefault="00BA7BD9" w:rsidP="4B3E5C06">
            <w:pPr>
              <w:rPr>
                <w:rStyle w:val="HTMLCode"/>
                <w:rFonts w:eastAsiaTheme="minorEastAsia"/>
              </w:rPr>
            </w:pPr>
          </w:p>
        </w:tc>
      </w:tr>
      <w:tr w:rsidR="00BA7BD9" w14:paraId="70671423" w14:textId="77777777" w:rsidTr="4B3E5C06">
        <w:trPr>
          <w:tblCellSpacing w:w="15" w:type="dxa"/>
        </w:trPr>
        <w:tc>
          <w:tcPr>
            <w:tcW w:w="3783" w:type="dxa"/>
            <w:vAlign w:val="center"/>
            <w:hideMark/>
          </w:tcPr>
          <w:p w14:paraId="38A30824" w14:textId="49420081" w:rsidR="00BA7BD9" w:rsidRDefault="00BA7BD9"/>
        </w:tc>
        <w:tc>
          <w:tcPr>
            <w:tcW w:w="5766" w:type="dxa"/>
            <w:vAlign w:val="center"/>
            <w:hideMark/>
          </w:tcPr>
          <w:p w14:paraId="617C160E" w14:textId="682091AD" w:rsidR="00BA7BD9" w:rsidRDefault="00BA7BD9" w:rsidP="4B3E5C06">
            <w:pPr>
              <w:rPr>
                <w:rStyle w:val="HTMLCode"/>
                <w:rFonts w:eastAsiaTheme="minorEastAsia"/>
              </w:rPr>
            </w:pPr>
          </w:p>
        </w:tc>
      </w:tr>
      <w:tr w:rsidR="00BA7BD9" w14:paraId="31DB5788" w14:textId="77777777" w:rsidTr="4B3E5C06">
        <w:trPr>
          <w:tblCellSpacing w:w="15" w:type="dxa"/>
        </w:trPr>
        <w:tc>
          <w:tcPr>
            <w:tcW w:w="3783" w:type="dxa"/>
            <w:vAlign w:val="center"/>
            <w:hideMark/>
          </w:tcPr>
          <w:p w14:paraId="3D7C88FD" w14:textId="5A7D45BD" w:rsidR="00BA7BD9" w:rsidRDefault="00BA7BD9"/>
        </w:tc>
        <w:tc>
          <w:tcPr>
            <w:tcW w:w="5766" w:type="dxa"/>
            <w:vAlign w:val="center"/>
            <w:hideMark/>
          </w:tcPr>
          <w:p w14:paraId="6DA01891" w14:textId="087DE261" w:rsidR="00BA7BD9" w:rsidRDefault="397F31C4" w:rsidP="4B3E5C06">
            <w:pPr>
              <w:spacing w:after="0"/>
              <w:rPr>
                <w:rStyle w:val="HTMLCode"/>
                <w:rFonts w:eastAsiaTheme="minorEastAsia"/>
              </w:rPr>
            </w:pPr>
            <w:r w:rsidRPr="4B3E5C06">
              <w:rPr>
                <w:rStyle w:val="HTMLCode"/>
                <w:rFonts w:eastAsiaTheme="minorEastAsia"/>
              </w:rPr>
              <w:t xml:space="preserve">  </w:t>
            </w:r>
          </w:p>
        </w:tc>
      </w:tr>
    </w:tbl>
    <w:p w14:paraId="0EFE4976" w14:textId="77777777" w:rsidR="00BA7BD9" w:rsidRPr="00853357" w:rsidRDefault="00BA7BD9" w:rsidP="00853357">
      <w:pPr>
        <w:spacing w:after="0" w:line="240" w:lineRule="auto"/>
        <w:rPr>
          <w:sz w:val="20"/>
          <w:szCs w:val="20"/>
        </w:rPr>
      </w:pPr>
    </w:p>
    <w:sectPr w:rsidR="00BA7BD9" w:rsidRPr="00853357" w:rsidSect="000B010A">
      <w:headerReference w:type="default" r:id="rId34"/>
      <w:footerReference w:type="default" r:id="rId35"/>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F01F2" w14:textId="77777777" w:rsidR="003325AC" w:rsidRDefault="003325AC" w:rsidP="00041488">
      <w:pPr>
        <w:spacing w:after="0" w:line="240" w:lineRule="auto"/>
      </w:pPr>
      <w:r>
        <w:separator/>
      </w:r>
    </w:p>
  </w:endnote>
  <w:endnote w:type="continuationSeparator" w:id="0">
    <w:p w14:paraId="27ABBCCB" w14:textId="77777777" w:rsidR="003325AC" w:rsidRDefault="003325AC" w:rsidP="00041488">
      <w:pPr>
        <w:spacing w:after="0" w:line="240" w:lineRule="auto"/>
      </w:pPr>
      <w:r>
        <w:continuationSeparator/>
      </w:r>
    </w:p>
  </w:endnote>
  <w:endnote w:type="continuationNotice" w:id="1">
    <w:p w14:paraId="161E62CF" w14:textId="77777777" w:rsidR="003325AC" w:rsidRDefault="003325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45F2A6B" w14:paraId="29AD9A18" w14:textId="77777777" w:rsidTr="445F2A6B">
      <w:tc>
        <w:tcPr>
          <w:tcW w:w="3120" w:type="dxa"/>
        </w:tcPr>
        <w:p w14:paraId="3927453C" w14:textId="4F5058C0" w:rsidR="445F2A6B" w:rsidRDefault="445F2A6B" w:rsidP="445F2A6B">
          <w:pPr>
            <w:pStyle w:val="Header"/>
            <w:ind w:left="-115"/>
          </w:pPr>
        </w:p>
      </w:tc>
      <w:tc>
        <w:tcPr>
          <w:tcW w:w="3120" w:type="dxa"/>
        </w:tcPr>
        <w:p w14:paraId="1A4FE923" w14:textId="3D1046C7" w:rsidR="445F2A6B" w:rsidRDefault="445F2A6B" w:rsidP="445F2A6B">
          <w:pPr>
            <w:pStyle w:val="Header"/>
            <w:jc w:val="center"/>
          </w:pPr>
        </w:p>
      </w:tc>
      <w:tc>
        <w:tcPr>
          <w:tcW w:w="3120" w:type="dxa"/>
        </w:tcPr>
        <w:p w14:paraId="45A78AC5" w14:textId="75AFE555" w:rsidR="445F2A6B" w:rsidRDefault="445F2A6B" w:rsidP="445F2A6B">
          <w:pPr>
            <w:pStyle w:val="Header"/>
            <w:ind w:right="-115"/>
            <w:jc w:val="right"/>
          </w:pPr>
        </w:p>
      </w:tc>
    </w:tr>
  </w:tbl>
  <w:p w14:paraId="76C55090" w14:textId="5F388EC5" w:rsidR="00041488" w:rsidRDefault="00041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F58A1" w14:textId="77777777" w:rsidR="003325AC" w:rsidRDefault="003325AC" w:rsidP="00041488">
      <w:pPr>
        <w:spacing w:after="0" w:line="240" w:lineRule="auto"/>
      </w:pPr>
      <w:r>
        <w:separator/>
      </w:r>
    </w:p>
  </w:footnote>
  <w:footnote w:type="continuationSeparator" w:id="0">
    <w:p w14:paraId="509D2E0D" w14:textId="77777777" w:rsidR="003325AC" w:rsidRDefault="003325AC" w:rsidP="00041488">
      <w:pPr>
        <w:spacing w:after="0" w:line="240" w:lineRule="auto"/>
      </w:pPr>
      <w:r>
        <w:continuationSeparator/>
      </w:r>
    </w:p>
  </w:footnote>
  <w:footnote w:type="continuationNotice" w:id="1">
    <w:p w14:paraId="4AB0B9E8" w14:textId="77777777" w:rsidR="003325AC" w:rsidRDefault="003325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45F2A6B" w14:paraId="3A2270C2" w14:textId="77777777" w:rsidTr="445F2A6B">
      <w:tc>
        <w:tcPr>
          <w:tcW w:w="3120" w:type="dxa"/>
        </w:tcPr>
        <w:p w14:paraId="245E38FD" w14:textId="2FC1A764" w:rsidR="445F2A6B" w:rsidRDefault="445F2A6B" w:rsidP="445F2A6B">
          <w:pPr>
            <w:pStyle w:val="Header"/>
            <w:ind w:left="-115"/>
          </w:pPr>
        </w:p>
      </w:tc>
      <w:tc>
        <w:tcPr>
          <w:tcW w:w="3120" w:type="dxa"/>
        </w:tcPr>
        <w:p w14:paraId="7A35C722" w14:textId="4E90E3E0" w:rsidR="445F2A6B" w:rsidRDefault="445F2A6B" w:rsidP="445F2A6B">
          <w:pPr>
            <w:pStyle w:val="Header"/>
            <w:jc w:val="center"/>
          </w:pPr>
        </w:p>
      </w:tc>
      <w:tc>
        <w:tcPr>
          <w:tcW w:w="3120" w:type="dxa"/>
        </w:tcPr>
        <w:p w14:paraId="49B79E08" w14:textId="5493EC3C" w:rsidR="445F2A6B" w:rsidRDefault="445F2A6B" w:rsidP="445F2A6B">
          <w:pPr>
            <w:pStyle w:val="Header"/>
            <w:ind w:right="-115"/>
            <w:jc w:val="right"/>
          </w:pPr>
        </w:p>
      </w:tc>
    </w:tr>
  </w:tbl>
  <w:p w14:paraId="06ECA031" w14:textId="2CC8F8C1" w:rsidR="00041488" w:rsidRDefault="00041488">
    <w:pPr>
      <w:pStyle w:val="Header"/>
    </w:pPr>
  </w:p>
</w:hdr>
</file>

<file path=word/intelligence.xml><?xml version="1.0" encoding="utf-8"?>
<int:Intelligence xmlns:int="http://schemas.microsoft.com/office/intelligence/2019/intelligence">
  <int:IntelligenceSettings/>
  <int:Manifest>
    <int:WordHash hashCode="VarsbTEMKv95IU" id="xsjzYuOR"/>
    <int:WordHash hashCode="6dZSex9LKC7LCr" id="NGRo/u52"/>
    <int:WordHash hashCode="Yb+8Nrb9n1pkl8" id="xSrSYCjL"/>
    <int:WordHash hashCode="NUjhflfGOG1MOa" id="FOw8qBmP"/>
  </int:Manifest>
  <int:Observations>
    <int:Content id="xsjzYuOR">
      <int:Rejection type="LegacyProofing"/>
    </int:Content>
    <int:Content id="NGRo/u52">
      <int:Rejection type="LegacyProofing"/>
    </int:Content>
    <int:Content id="xSrSYCjL">
      <int:Rejection type="LegacyProofing"/>
    </int:Content>
    <int:Content id="FOw8qBmP">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4739"/>
    <w:multiLevelType w:val="hybridMultilevel"/>
    <w:tmpl w:val="1C7641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6326E25"/>
    <w:multiLevelType w:val="hybridMultilevel"/>
    <w:tmpl w:val="FFFFFFFF"/>
    <w:lvl w:ilvl="0" w:tplc="AC048F20">
      <w:start w:val="1"/>
      <w:numFmt w:val="decimal"/>
      <w:lvlText w:val="%1."/>
      <w:lvlJc w:val="left"/>
      <w:pPr>
        <w:ind w:left="720" w:hanging="360"/>
      </w:pPr>
    </w:lvl>
    <w:lvl w:ilvl="1" w:tplc="312E2A82">
      <w:start w:val="1"/>
      <w:numFmt w:val="lowerLetter"/>
      <w:lvlText w:val="%2."/>
      <w:lvlJc w:val="left"/>
      <w:pPr>
        <w:ind w:left="1440" w:hanging="360"/>
      </w:pPr>
    </w:lvl>
    <w:lvl w:ilvl="2" w:tplc="2BC482A4">
      <w:start w:val="1"/>
      <w:numFmt w:val="lowerRoman"/>
      <w:lvlText w:val="%3."/>
      <w:lvlJc w:val="right"/>
      <w:pPr>
        <w:ind w:left="2160" w:hanging="180"/>
      </w:pPr>
    </w:lvl>
    <w:lvl w:ilvl="3" w:tplc="6DF6F2CE">
      <w:start w:val="1"/>
      <w:numFmt w:val="decimal"/>
      <w:lvlText w:val="%4."/>
      <w:lvlJc w:val="left"/>
      <w:pPr>
        <w:ind w:left="2880" w:hanging="360"/>
      </w:pPr>
    </w:lvl>
    <w:lvl w:ilvl="4" w:tplc="6F5801D2">
      <w:start w:val="1"/>
      <w:numFmt w:val="lowerLetter"/>
      <w:lvlText w:val="%5."/>
      <w:lvlJc w:val="left"/>
      <w:pPr>
        <w:ind w:left="3600" w:hanging="360"/>
      </w:pPr>
    </w:lvl>
    <w:lvl w:ilvl="5" w:tplc="56AA36D2">
      <w:start w:val="1"/>
      <w:numFmt w:val="lowerRoman"/>
      <w:lvlText w:val="%6."/>
      <w:lvlJc w:val="right"/>
      <w:pPr>
        <w:ind w:left="4320" w:hanging="180"/>
      </w:pPr>
    </w:lvl>
    <w:lvl w:ilvl="6" w:tplc="A3347BDA">
      <w:start w:val="1"/>
      <w:numFmt w:val="decimal"/>
      <w:lvlText w:val="%7."/>
      <w:lvlJc w:val="left"/>
      <w:pPr>
        <w:ind w:left="5040" w:hanging="360"/>
      </w:pPr>
    </w:lvl>
    <w:lvl w:ilvl="7" w:tplc="DE12D606">
      <w:start w:val="1"/>
      <w:numFmt w:val="lowerLetter"/>
      <w:lvlText w:val="%8."/>
      <w:lvlJc w:val="left"/>
      <w:pPr>
        <w:ind w:left="5760" w:hanging="360"/>
      </w:pPr>
    </w:lvl>
    <w:lvl w:ilvl="8" w:tplc="54EC3936">
      <w:start w:val="1"/>
      <w:numFmt w:val="lowerRoman"/>
      <w:lvlText w:val="%9."/>
      <w:lvlJc w:val="right"/>
      <w:pPr>
        <w:ind w:left="6480" w:hanging="180"/>
      </w:pPr>
    </w:lvl>
  </w:abstractNum>
  <w:abstractNum w:abstractNumId="2" w15:restartNumberingAfterBreak="0">
    <w:nsid w:val="093325B4"/>
    <w:multiLevelType w:val="hybridMultilevel"/>
    <w:tmpl w:val="40F8DFEE"/>
    <w:lvl w:ilvl="0" w:tplc="38FC833C">
      <w:start w:val="1"/>
      <w:numFmt w:val="decimal"/>
      <w:lvlText w:val="%1."/>
      <w:lvlJc w:val="left"/>
      <w:pPr>
        <w:ind w:left="720" w:hanging="360"/>
      </w:pPr>
    </w:lvl>
    <w:lvl w:ilvl="1" w:tplc="281899DE">
      <w:start w:val="1"/>
      <w:numFmt w:val="lowerLetter"/>
      <w:lvlText w:val="%2."/>
      <w:lvlJc w:val="left"/>
      <w:pPr>
        <w:ind w:left="1440" w:hanging="360"/>
      </w:pPr>
    </w:lvl>
    <w:lvl w:ilvl="2" w:tplc="8910CBB2">
      <w:start w:val="1"/>
      <w:numFmt w:val="lowerRoman"/>
      <w:lvlText w:val="%3."/>
      <w:lvlJc w:val="right"/>
      <w:pPr>
        <w:ind w:left="2160" w:hanging="180"/>
      </w:pPr>
    </w:lvl>
    <w:lvl w:ilvl="3" w:tplc="1B0289F0">
      <w:start w:val="1"/>
      <w:numFmt w:val="decimal"/>
      <w:lvlText w:val="%4."/>
      <w:lvlJc w:val="left"/>
      <w:pPr>
        <w:ind w:left="2880" w:hanging="360"/>
      </w:pPr>
    </w:lvl>
    <w:lvl w:ilvl="4" w:tplc="3F5611EC">
      <w:start w:val="1"/>
      <w:numFmt w:val="lowerLetter"/>
      <w:lvlText w:val="%5."/>
      <w:lvlJc w:val="left"/>
      <w:pPr>
        <w:ind w:left="3600" w:hanging="360"/>
      </w:pPr>
    </w:lvl>
    <w:lvl w:ilvl="5" w:tplc="E6284E92">
      <w:start w:val="1"/>
      <w:numFmt w:val="lowerRoman"/>
      <w:lvlText w:val="%6."/>
      <w:lvlJc w:val="right"/>
      <w:pPr>
        <w:ind w:left="4320" w:hanging="180"/>
      </w:pPr>
    </w:lvl>
    <w:lvl w:ilvl="6" w:tplc="CDD046DA">
      <w:start w:val="1"/>
      <w:numFmt w:val="decimal"/>
      <w:lvlText w:val="%7."/>
      <w:lvlJc w:val="left"/>
      <w:pPr>
        <w:ind w:left="5040" w:hanging="360"/>
      </w:pPr>
    </w:lvl>
    <w:lvl w:ilvl="7" w:tplc="AC5A8038">
      <w:start w:val="1"/>
      <w:numFmt w:val="lowerLetter"/>
      <w:lvlText w:val="%8."/>
      <w:lvlJc w:val="left"/>
      <w:pPr>
        <w:ind w:left="5760" w:hanging="360"/>
      </w:pPr>
    </w:lvl>
    <w:lvl w:ilvl="8" w:tplc="5038F3B2">
      <w:start w:val="1"/>
      <w:numFmt w:val="lowerRoman"/>
      <w:lvlText w:val="%9."/>
      <w:lvlJc w:val="right"/>
      <w:pPr>
        <w:ind w:left="6480" w:hanging="180"/>
      </w:pPr>
    </w:lvl>
  </w:abstractNum>
  <w:abstractNum w:abstractNumId="3" w15:restartNumberingAfterBreak="0">
    <w:nsid w:val="0AEE7E27"/>
    <w:multiLevelType w:val="multilevel"/>
    <w:tmpl w:val="D51041F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0C750D99"/>
    <w:multiLevelType w:val="hybridMultilevel"/>
    <w:tmpl w:val="9B86C8E0"/>
    <w:lvl w:ilvl="0" w:tplc="DFB48228">
      <w:start w:val="1"/>
      <w:numFmt w:val="bullet"/>
      <w:lvlText w:val=""/>
      <w:lvlJc w:val="left"/>
      <w:pPr>
        <w:ind w:left="720" w:hanging="360"/>
      </w:pPr>
      <w:rPr>
        <w:rFonts w:ascii="Symbol" w:hAnsi="Symbol" w:hint="default"/>
      </w:rPr>
    </w:lvl>
    <w:lvl w:ilvl="1" w:tplc="A9EEA9AA">
      <w:start w:val="1"/>
      <w:numFmt w:val="bullet"/>
      <w:lvlText w:val="o"/>
      <w:lvlJc w:val="left"/>
      <w:pPr>
        <w:ind w:left="1440" w:hanging="360"/>
      </w:pPr>
      <w:rPr>
        <w:rFonts w:ascii="Courier New" w:hAnsi="Courier New" w:hint="default"/>
      </w:rPr>
    </w:lvl>
    <w:lvl w:ilvl="2" w:tplc="8C4485D4">
      <w:start w:val="1"/>
      <w:numFmt w:val="bullet"/>
      <w:lvlText w:val=""/>
      <w:lvlJc w:val="left"/>
      <w:pPr>
        <w:ind w:left="2160" w:hanging="360"/>
      </w:pPr>
      <w:rPr>
        <w:rFonts w:ascii="Wingdings" w:hAnsi="Wingdings" w:hint="default"/>
      </w:rPr>
    </w:lvl>
    <w:lvl w:ilvl="3" w:tplc="AB72B97E">
      <w:start w:val="1"/>
      <w:numFmt w:val="bullet"/>
      <w:lvlText w:val=""/>
      <w:lvlJc w:val="left"/>
      <w:pPr>
        <w:ind w:left="2880" w:hanging="360"/>
      </w:pPr>
      <w:rPr>
        <w:rFonts w:ascii="Symbol" w:hAnsi="Symbol" w:hint="default"/>
      </w:rPr>
    </w:lvl>
    <w:lvl w:ilvl="4" w:tplc="AC1AE4F2">
      <w:start w:val="1"/>
      <w:numFmt w:val="bullet"/>
      <w:lvlText w:val="o"/>
      <w:lvlJc w:val="left"/>
      <w:pPr>
        <w:ind w:left="3600" w:hanging="360"/>
      </w:pPr>
      <w:rPr>
        <w:rFonts w:ascii="Courier New" w:hAnsi="Courier New" w:hint="default"/>
      </w:rPr>
    </w:lvl>
    <w:lvl w:ilvl="5" w:tplc="BE623A4C">
      <w:start w:val="1"/>
      <w:numFmt w:val="bullet"/>
      <w:lvlText w:val=""/>
      <w:lvlJc w:val="left"/>
      <w:pPr>
        <w:ind w:left="4320" w:hanging="360"/>
      </w:pPr>
      <w:rPr>
        <w:rFonts w:ascii="Wingdings" w:hAnsi="Wingdings" w:hint="default"/>
      </w:rPr>
    </w:lvl>
    <w:lvl w:ilvl="6" w:tplc="C6E60DD6">
      <w:start w:val="1"/>
      <w:numFmt w:val="bullet"/>
      <w:lvlText w:val=""/>
      <w:lvlJc w:val="left"/>
      <w:pPr>
        <w:ind w:left="5040" w:hanging="360"/>
      </w:pPr>
      <w:rPr>
        <w:rFonts w:ascii="Symbol" w:hAnsi="Symbol" w:hint="default"/>
      </w:rPr>
    </w:lvl>
    <w:lvl w:ilvl="7" w:tplc="109EE07C">
      <w:start w:val="1"/>
      <w:numFmt w:val="bullet"/>
      <w:lvlText w:val="o"/>
      <w:lvlJc w:val="left"/>
      <w:pPr>
        <w:ind w:left="5760" w:hanging="360"/>
      </w:pPr>
      <w:rPr>
        <w:rFonts w:ascii="Courier New" w:hAnsi="Courier New" w:hint="default"/>
      </w:rPr>
    </w:lvl>
    <w:lvl w:ilvl="8" w:tplc="868ACDC0">
      <w:start w:val="1"/>
      <w:numFmt w:val="bullet"/>
      <w:lvlText w:val=""/>
      <w:lvlJc w:val="left"/>
      <w:pPr>
        <w:ind w:left="6480" w:hanging="360"/>
      </w:pPr>
      <w:rPr>
        <w:rFonts w:ascii="Wingdings" w:hAnsi="Wingdings" w:hint="default"/>
      </w:rPr>
    </w:lvl>
  </w:abstractNum>
  <w:abstractNum w:abstractNumId="5" w15:restartNumberingAfterBreak="0">
    <w:nsid w:val="0DA53473"/>
    <w:multiLevelType w:val="hybridMultilevel"/>
    <w:tmpl w:val="FFFFFFFF"/>
    <w:lvl w:ilvl="0" w:tplc="CB8C6D24">
      <w:start w:val="1"/>
      <w:numFmt w:val="decimal"/>
      <w:lvlText w:val="%1."/>
      <w:lvlJc w:val="left"/>
      <w:pPr>
        <w:ind w:left="720" w:hanging="360"/>
      </w:pPr>
    </w:lvl>
    <w:lvl w:ilvl="1" w:tplc="6A3614B8">
      <w:start w:val="1"/>
      <w:numFmt w:val="lowerRoman"/>
      <w:lvlText w:val="%2."/>
      <w:lvlJc w:val="left"/>
      <w:pPr>
        <w:ind w:left="1440" w:hanging="360"/>
      </w:pPr>
    </w:lvl>
    <w:lvl w:ilvl="2" w:tplc="26087E92">
      <w:start w:val="1"/>
      <w:numFmt w:val="lowerRoman"/>
      <w:lvlText w:val="%3."/>
      <w:lvlJc w:val="right"/>
      <w:pPr>
        <w:ind w:left="2160" w:hanging="180"/>
      </w:pPr>
    </w:lvl>
    <w:lvl w:ilvl="3" w:tplc="1CF8C0BC">
      <w:start w:val="1"/>
      <w:numFmt w:val="decimal"/>
      <w:lvlText w:val="%4."/>
      <w:lvlJc w:val="left"/>
      <w:pPr>
        <w:ind w:left="2880" w:hanging="360"/>
      </w:pPr>
    </w:lvl>
    <w:lvl w:ilvl="4" w:tplc="5FB41578">
      <w:start w:val="1"/>
      <w:numFmt w:val="lowerLetter"/>
      <w:lvlText w:val="%5."/>
      <w:lvlJc w:val="left"/>
      <w:pPr>
        <w:ind w:left="3600" w:hanging="360"/>
      </w:pPr>
    </w:lvl>
    <w:lvl w:ilvl="5" w:tplc="1F7E77B0">
      <w:start w:val="1"/>
      <w:numFmt w:val="lowerRoman"/>
      <w:lvlText w:val="%6."/>
      <w:lvlJc w:val="right"/>
      <w:pPr>
        <w:ind w:left="4320" w:hanging="180"/>
      </w:pPr>
    </w:lvl>
    <w:lvl w:ilvl="6" w:tplc="05422BB4">
      <w:start w:val="1"/>
      <w:numFmt w:val="decimal"/>
      <w:lvlText w:val="%7."/>
      <w:lvlJc w:val="left"/>
      <w:pPr>
        <w:ind w:left="5040" w:hanging="360"/>
      </w:pPr>
    </w:lvl>
    <w:lvl w:ilvl="7" w:tplc="FD00A5FC">
      <w:start w:val="1"/>
      <w:numFmt w:val="lowerLetter"/>
      <w:lvlText w:val="%8."/>
      <w:lvlJc w:val="left"/>
      <w:pPr>
        <w:ind w:left="5760" w:hanging="360"/>
      </w:pPr>
    </w:lvl>
    <w:lvl w:ilvl="8" w:tplc="62F6DB4C">
      <w:start w:val="1"/>
      <w:numFmt w:val="lowerRoman"/>
      <w:lvlText w:val="%9."/>
      <w:lvlJc w:val="right"/>
      <w:pPr>
        <w:ind w:left="6480" w:hanging="180"/>
      </w:pPr>
    </w:lvl>
  </w:abstractNum>
  <w:abstractNum w:abstractNumId="6" w15:restartNumberingAfterBreak="0">
    <w:nsid w:val="110D4860"/>
    <w:multiLevelType w:val="hybridMultilevel"/>
    <w:tmpl w:val="AC5E2A22"/>
    <w:lvl w:ilvl="0" w:tplc="D0DE8ABE">
      <w:start w:val="1"/>
      <w:numFmt w:val="bullet"/>
      <w:lvlText w:val=""/>
      <w:lvlJc w:val="left"/>
      <w:pPr>
        <w:ind w:left="720" w:hanging="360"/>
      </w:pPr>
      <w:rPr>
        <w:rFonts w:ascii="Symbol" w:hAnsi="Symbol" w:hint="default"/>
      </w:rPr>
    </w:lvl>
    <w:lvl w:ilvl="1" w:tplc="1FEC2BEA">
      <w:start w:val="1"/>
      <w:numFmt w:val="bullet"/>
      <w:lvlText w:val="o"/>
      <w:lvlJc w:val="left"/>
      <w:pPr>
        <w:ind w:left="1440" w:hanging="360"/>
      </w:pPr>
      <w:rPr>
        <w:rFonts w:ascii="Courier New" w:hAnsi="Courier New" w:hint="default"/>
      </w:rPr>
    </w:lvl>
    <w:lvl w:ilvl="2" w:tplc="F450338E">
      <w:start w:val="1"/>
      <w:numFmt w:val="bullet"/>
      <w:lvlText w:val=""/>
      <w:lvlJc w:val="left"/>
      <w:pPr>
        <w:ind w:left="2160" w:hanging="360"/>
      </w:pPr>
      <w:rPr>
        <w:rFonts w:ascii="Wingdings" w:hAnsi="Wingdings" w:hint="default"/>
      </w:rPr>
    </w:lvl>
    <w:lvl w:ilvl="3" w:tplc="1BB40FBC">
      <w:start w:val="1"/>
      <w:numFmt w:val="bullet"/>
      <w:lvlText w:val=""/>
      <w:lvlJc w:val="left"/>
      <w:pPr>
        <w:ind w:left="2880" w:hanging="360"/>
      </w:pPr>
      <w:rPr>
        <w:rFonts w:ascii="Symbol" w:hAnsi="Symbol" w:hint="default"/>
      </w:rPr>
    </w:lvl>
    <w:lvl w:ilvl="4" w:tplc="0A8AD488">
      <w:start w:val="1"/>
      <w:numFmt w:val="bullet"/>
      <w:lvlText w:val="o"/>
      <w:lvlJc w:val="left"/>
      <w:pPr>
        <w:ind w:left="3600" w:hanging="360"/>
      </w:pPr>
      <w:rPr>
        <w:rFonts w:ascii="Courier New" w:hAnsi="Courier New" w:hint="default"/>
      </w:rPr>
    </w:lvl>
    <w:lvl w:ilvl="5" w:tplc="18A8414C">
      <w:start w:val="1"/>
      <w:numFmt w:val="bullet"/>
      <w:lvlText w:val=""/>
      <w:lvlJc w:val="left"/>
      <w:pPr>
        <w:ind w:left="4320" w:hanging="360"/>
      </w:pPr>
      <w:rPr>
        <w:rFonts w:ascii="Wingdings" w:hAnsi="Wingdings" w:hint="default"/>
      </w:rPr>
    </w:lvl>
    <w:lvl w:ilvl="6" w:tplc="72F4889E">
      <w:start w:val="1"/>
      <w:numFmt w:val="bullet"/>
      <w:lvlText w:val=""/>
      <w:lvlJc w:val="left"/>
      <w:pPr>
        <w:ind w:left="5040" w:hanging="360"/>
      </w:pPr>
      <w:rPr>
        <w:rFonts w:ascii="Symbol" w:hAnsi="Symbol" w:hint="default"/>
      </w:rPr>
    </w:lvl>
    <w:lvl w:ilvl="7" w:tplc="972612C0">
      <w:start w:val="1"/>
      <w:numFmt w:val="bullet"/>
      <w:lvlText w:val="o"/>
      <w:lvlJc w:val="left"/>
      <w:pPr>
        <w:ind w:left="5760" w:hanging="360"/>
      </w:pPr>
      <w:rPr>
        <w:rFonts w:ascii="Courier New" w:hAnsi="Courier New" w:hint="default"/>
      </w:rPr>
    </w:lvl>
    <w:lvl w:ilvl="8" w:tplc="99561802">
      <w:start w:val="1"/>
      <w:numFmt w:val="bullet"/>
      <w:lvlText w:val=""/>
      <w:lvlJc w:val="left"/>
      <w:pPr>
        <w:ind w:left="6480" w:hanging="360"/>
      </w:pPr>
      <w:rPr>
        <w:rFonts w:ascii="Wingdings" w:hAnsi="Wingdings" w:hint="default"/>
      </w:rPr>
    </w:lvl>
  </w:abstractNum>
  <w:abstractNum w:abstractNumId="7" w15:restartNumberingAfterBreak="0">
    <w:nsid w:val="12AA27CC"/>
    <w:multiLevelType w:val="hybridMultilevel"/>
    <w:tmpl w:val="FFFFFFFF"/>
    <w:lvl w:ilvl="0" w:tplc="032AD0AA">
      <w:start w:val="1"/>
      <w:numFmt w:val="bullet"/>
      <w:lvlText w:val=""/>
      <w:lvlJc w:val="left"/>
      <w:pPr>
        <w:ind w:left="720" w:hanging="360"/>
      </w:pPr>
      <w:rPr>
        <w:rFonts w:ascii="Symbol" w:hAnsi="Symbol" w:hint="default"/>
      </w:rPr>
    </w:lvl>
    <w:lvl w:ilvl="1" w:tplc="8DDEF5B4">
      <w:start w:val="1"/>
      <w:numFmt w:val="bullet"/>
      <w:lvlText w:val="o"/>
      <w:lvlJc w:val="left"/>
      <w:pPr>
        <w:ind w:left="1440" w:hanging="360"/>
      </w:pPr>
      <w:rPr>
        <w:rFonts w:ascii="Courier New" w:hAnsi="Courier New" w:hint="default"/>
      </w:rPr>
    </w:lvl>
    <w:lvl w:ilvl="2" w:tplc="7C1CBBF2">
      <w:start w:val="1"/>
      <w:numFmt w:val="bullet"/>
      <w:lvlText w:val=""/>
      <w:lvlJc w:val="left"/>
      <w:pPr>
        <w:ind w:left="2160" w:hanging="360"/>
      </w:pPr>
      <w:rPr>
        <w:rFonts w:ascii="Wingdings" w:hAnsi="Wingdings" w:hint="default"/>
      </w:rPr>
    </w:lvl>
    <w:lvl w:ilvl="3" w:tplc="BCCC5CDE">
      <w:start w:val="1"/>
      <w:numFmt w:val="bullet"/>
      <w:lvlText w:val=""/>
      <w:lvlJc w:val="left"/>
      <w:pPr>
        <w:ind w:left="2880" w:hanging="360"/>
      </w:pPr>
      <w:rPr>
        <w:rFonts w:ascii="Symbol" w:hAnsi="Symbol" w:hint="default"/>
      </w:rPr>
    </w:lvl>
    <w:lvl w:ilvl="4" w:tplc="0F626774">
      <w:start w:val="1"/>
      <w:numFmt w:val="bullet"/>
      <w:lvlText w:val="o"/>
      <w:lvlJc w:val="left"/>
      <w:pPr>
        <w:ind w:left="3600" w:hanging="360"/>
      </w:pPr>
      <w:rPr>
        <w:rFonts w:ascii="Courier New" w:hAnsi="Courier New" w:hint="default"/>
      </w:rPr>
    </w:lvl>
    <w:lvl w:ilvl="5" w:tplc="637863B0">
      <w:start w:val="1"/>
      <w:numFmt w:val="bullet"/>
      <w:lvlText w:val=""/>
      <w:lvlJc w:val="left"/>
      <w:pPr>
        <w:ind w:left="4320" w:hanging="360"/>
      </w:pPr>
      <w:rPr>
        <w:rFonts w:ascii="Wingdings" w:hAnsi="Wingdings" w:hint="default"/>
      </w:rPr>
    </w:lvl>
    <w:lvl w:ilvl="6" w:tplc="CC70635C">
      <w:start w:val="1"/>
      <w:numFmt w:val="bullet"/>
      <w:lvlText w:val=""/>
      <w:lvlJc w:val="left"/>
      <w:pPr>
        <w:ind w:left="5040" w:hanging="360"/>
      </w:pPr>
      <w:rPr>
        <w:rFonts w:ascii="Symbol" w:hAnsi="Symbol" w:hint="default"/>
      </w:rPr>
    </w:lvl>
    <w:lvl w:ilvl="7" w:tplc="3BD2597E">
      <w:start w:val="1"/>
      <w:numFmt w:val="bullet"/>
      <w:lvlText w:val="o"/>
      <w:lvlJc w:val="left"/>
      <w:pPr>
        <w:ind w:left="5760" w:hanging="360"/>
      </w:pPr>
      <w:rPr>
        <w:rFonts w:ascii="Courier New" w:hAnsi="Courier New" w:hint="default"/>
      </w:rPr>
    </w:lvl>
    <w:lvl w:ilvl="8" w:tplc="AACE4164">
      <w:start w:val="1"/>
      <w:numFmt w:val="bullet"/>
      <w:lvlText w:val=""/>
      <w:lvlJc w:val="left"/>
      <w:pPr>
        <w:ind w:left="6480" w:hanging="360"/>
      </w:pPr>
      <w:rPr>
        <w:rFonts w:ascii="Wingdings" w:hAnsi="Wingdings" w:hint="default"/>
      </w:rPr>
    </w:lvl>
  </w:abstractNum>
  <w:abstractNum w:abstractNumId="8" w15:restartNumberingAfterBreak="0">
    <w:nsid w:val="1796001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1BBE086E"/>
    <w:multiLevelType w:val="hybridMultilevel"/>
    <w:tmpl w:val="FFFFFFFF"/>
    <w:lvl w:ilvl="0" w:tplc="0C3477E4">
      <w:start w:val="1"/>
      <w:numFmt w:val="bullet"/>
      <w:lvlText w:val=""/>
      <w:lvlJc w:val="left"/>
      <w:pPr>
        <w:ind w:left="720" w:hanging="360"/>
      </w:pPr>
      <w:rPr>
        <w:rFonts w:ascii="Symbol" w:hAnsi="Symbol" w:hint="default"/>
      </w:rPr>
    </w:lvl>
    <w:lvl w:ilvl="1" w:tplc="D1B819BE">
      <w:start w:val="1"/>
      <w:numFmt w:val="bullet"/>
      <w:lvlText w:val=""/>
      <w:lvlJc w:val="left"/>
      <w:pPr>
        <w:ind w:left="1440" w:hanging="360"/>
      </w:pPr>
      <w:rPr>
        <w:rFonts w:ascii="Symbol" w:hAnsi="Symbol" w:hint="default"/>
      </w:rPr>
    </w:lvl>
    <w:lvl w:ilvl="2" w:tplc="1200D308">
      <w:start w:val="1"/>
      <w:numFmt w:val="bullet"/>
      <w:lvlText w:val=""/>
      <w:lvlJc w:val="left"/>
      <w:pPr>
        <w:ind w:left="2160" w:hanging="360"/>
      </w:pPr>
      <w:rPr>
        <w:rFonts w:ascii="Wingdings" w:hAnsi="Wingdings" w:hint="default"/>
      </w:rPr>
    </w:lvl>
    <w:lvl w:ilvl="3" w:tplc="76DA1C54">
      <w:start w:val="1"/>
      <w:numFmt w:val="bullet"/>
      <w:lvlText w:val=""/>
      <w:lvlJc w:val="left"/>
      <w:pPr>
        <w:ind w:left="2880" w:hanging="360"/>
      </w:pPr>
      <w:rPr>
        <w:rFonts w:ascii="Symbol" w:hAnsi="Symbol" w:hint="default"/>
      </w:rPr>
    </w:lvl>
    <w:lvl w:ilvl="4" w:tplc="03902B66">
      <w:start w:val="1"/>
      <w:numFmt w:val="bullet"/>
      <w:lvlText w:val="o"/>
      <w:lvlJc w:val="left"/>
      <w:pPr>
        <w:ind w:left="3600" w:hanging="360"/>
      </w:pPr>
      <w:rPr>
        <w:rFonts w:ascii="Courier New" w:hAnsi="Courier New" w:hint="default"/>
      </w:rPr>
    </w:lvl>
    <w:lvl w:ilvl="5" w:tplc="2DD0E78A">
      <w:start w:val="1"/>
      <w:numFmt w:val="bullet"/>
      <w:lvlText w:val=""/>
      <w:lvlJc w:val="left"/>
      <w:pPr>
        <w:ind w:left="4320" w:hanging="360"/>
      </w:pPr>
      <w:rPr>
        <w:rFonts w:ascii="Wingdings" w:hAnsi="Wingdings" w:hint="default"/>
      </w:rPr>
    </w:lvl>
    <w:lvl w:ilvl="6" w:tplc="1616BBB0">
      <w:start w:val="1"/>
      <w:numFmt w:val="bullet"/>
      <w:lvlText w:val=""/>
      <w:lvlJc w:val="left"/>
      <w:pPr>
        <w:ind w:left="5040" w:hanging="360"/>
      </w:pPr>
      <w:rPr>
        <w:rFonts w:ascii="Symbol" w:hAnsi="Symbol" w:hint="default"/>
      </w:rPr>
    </w:lvl>
    <w:lvl w:ilvl="7" w:tplc="E2B49EEA">
      <w:start w:val="1"/>
      <w:numFmt w:val="bullet"/>
      <w:lvlText w:val="o"/>
      <w:lvlJc w:val="left"/>
      <w:pPr>
        <w:ind w:left="5760" w:hanging="360"/>
      </w:pPr>
      <w:rPr>
        <w:rFonts w:ascii="Courier New" w:hAnsi="Courier New" w:hint="default"/>
      </w:rPr>
    </w:lvl>
    <w:lvl w:ilvl="8" w:tplc="EEF4A43C">
      <w:start w:val="1"/>
      <w:numFmt w:val="bullet"/>
      <w:lvlText w:val=""/>
      <w:lvlJc w:val="left"/>
      <w:pPr>
        <w:ind w:left="6480" w:hanging="360"/>
      </w:pPr>
      <w:rPr>
        <w:rFonts w:ascii="Wingdings" w:hAnsi="Wingdings" w:hint="default"/>
      </w:rPr>
    </w:lvl>
  </w:abstractNum>
  <w:abstractNum w:abstractNumId="10" w15:restartNumberingAfterBreak="0">
    <w:nsid w:val="23646A44"/>
    <w:multiLevelType w:val="hybridMultilevel"/>
    <w:tmpl w:val="189C5BAA"/>
    <w:lvl w:ilvl="0" w:tplc="FEE655D8">
      <w:start w:val="1"/>
      <w:numFmt w:val="decimal"/>
      <w:lvlText w:val="%1."/>
      <w:lvlJc w:val="left"/>
      <w:pPr>
        <w:ind w:left="720" w:hanging="360"/>
      </w:pPr>
    </w:lvl>
    <w:lvl w:ilvl="1" w:tplc="C5C48630">
      <w:start w:val="1"/>
      <w:numFmt w:val="lowerLetter"/>
      <w:lvlText w:val="%2."/>
      <w:lvlJc w:val="left"/>
      <w:pPr>
        <w:ind w:left="1440" w:hanging="360"/>
      </w:pPr>
    </w:lvl>
    <w:lvl w:ilvl="2" w:tplc="7E2CE04C">
      <w:start w:val="1"/>
      <w:numFmt w:val="lowerRoman"/>
      <w:lvlText w:val="%3."/>
      <w:lvlJc w:val="right"/>
      <w:pPr>
        <w:ind w:left="2160" w:hanging="180"/>
      </w:pPr>
    </w:lvl>
    <w:lvl w:ilvl="3" w:tplc="77C2E8AE">
      <w:start w:val="1"/>
      <w:numFmt w:val="decimal"/>
      <w:lvlText w:val="%4."/>
      <w:lvlJc w:val="left"/>
      <w:pPr>
        <w:ind w:left="2880" w:hanging="360"/>
      </w:pPr>
    </w:lvl>
    <w:lvl w:ilvl="4" w:tplc="2190EEB8">
      <w:start w:val="1"/>
      <w:numFmt w:val="lowerLetter"/>
      <w:lvlText w:val="%5."/>
      <w:lvlJc w:val="left"/>
      <w:pPr>
        <w:ind w:left="3600" w:hanging="360"/>
      </w:pPr>
    </w:lvl>
    <w:lvl w:ilvl="5" w:tplc="CB08731E">
      <w:start w:val="1"/>
      <w:numFmt w:val="lowerRoman"/>
      <w:lvlText w:val="%6."/>
      <w:lvlJc w:val="right"/>
      <w:pPr>
        <w:ind w:left="4320" w:hanging="180"/>
      </w:pPr>
    </w:lvl>
    <w:lvl w:ilvl="6" w:tplc="B3C05A48">
      <w:start w:val="1"/>
      <w:numFmt w:val="decimal"/>
      <w:lvlText w:val="%7."/>
      <w:lvlJc w:val="left"/>
      <w:pPr>
        <w:ind w:left="5040" w:hanging="360"/>
      </w:pPr>
    </w:lvl>
    <w:lvl w:ilvl="7" w:tplc="043A7A44">
      <w:start w:val="1"/>
      <w:numFmt w:val="lowerLetter"/>
      <w:lvlText w:val="%8."/>
      <w:lvlJc w:val="left"/>
      <w:pPr>
        <w:ind w:left="5760" w:hanging="360"/>
      </w:pPr>
    </w:lvl>
    <w:lvl w:ilvl="8" w:tplc="EA52D17C">
      <w:start w:val="1"/>
      <w:numFmt w:val="lowerRoman"/>
      <w:lvlText w:val="%9."/>
      <w:lvlJc w:val="right"/>
      <w:pPr>
        <w:ind w:left="6480" w:hanging="180"/>
      </w:pPr>
    </w:lvl>
  </w:abstractNum>
  <w:abstractNum w:abstractNumId="11" w15:restartNumberingAfterBreak="0">
    <w:nsid w:val="2374575F"/>
    <w:multiLevelType w:val="hybridMultilevel"/>
    <w:tmpl w:val="FFFFFFFF"/>
    <w:lvl w:ilvl="0" w:tplc="4FD6196A">
      <w:start w:val="1"/>
      <w:numFmt w:val="decimal"/>
      <w:lvlText w:val="%1."/>
      <w:lvlJc w:val="left"/>
      <w:pPr>
        <w:ind w:left="720" w:hanging="360"/>
      </w:pPr>
    </w:lvl>
    <w:lvl w:ilvl="1" w:tplc="61C8AE76">
      <w:start w:val="1"/>
      <w:numFmt w:val="lowerLetter"/>
      <w:lvlText w:val="%2."/>
      <w:lvlJc w:val="left"/>
      <w:pPr>
        <w:ind w:left="1440" w:hanging="360"/>
      </w:pPr>
    </w:lvl>
    <w:lvl w:ilvl="2" w:tplc="579EB43C">
      <w:start w:val="1"/>
      <w:numFmt w:val="lowerRoman"/>
      <w:lvlText w:val="%3."/>
      <w:lvlJc w:val="right"/>
      <w:pPr>
        <w:ind w:left="2160" w:hanging="180"/>
      </w:pPr>
    </w:lvl>
    <w:lvl w:ilvl="3" w:tplc="EE62AA10">
      <w:start w:val="1"/>
      <w:numFmt w:val="decimal"/>
      <w:lvlText w:val="%4."/>
      <w:lvlJc w:val="left"/>
      <w:pPr>
        <w:ind w:left="2880" w:hanging="360"/>
      </w:pPr>
    </w:lvl>
    <w:lvl w:ilvl="4" w:tplc="CDAE04BE">
      <w:start w:val="1"/>
      <w:numFmt w:val="lowerLetter"/>
      <w:lvlText w:val="%5."/>
      <w:lvlJc w:val="left"/>
      <w:pPr>
        <w:ind w:left="3600" w:hanging="360"/>
      </w:pPr>
    </w:lvl>
    <w:lvl w:ilvl="5" w:tplc="2562A72A">
      <w:start w:val="1"/>
      <w:numFmt w:val="lowerRoman"/>
      <w:lvlText w:val="%6."/>
      <w:lvlJc w:val="right"/>
      <w:pPr>
        <w:ind w:left="4320" w:hanging="180"/>
      </w:pPr>
    </w:lvl>
    <w:lvl w:ilvl="6" w:tplc="6524879A">
      <w:start w:val="1"/>
      <w:numFmt w:val="decimal"/>
      <w:lvlText w:val="%7."/>
      <w:lvlJc w:val="left"/>
      <w:pPr>
        <w:ind w:left="5040" w:hanging="360"/>
      </w:pPr>
    </w:lvl>
    <w:lvl w:ilvl="7" w:tplc="9790145A">
      <w:start w:val="1"/>
      <w:numFmt w:val="lowerLetter"/>
      <w:lvlText w:val="%8."/>
      <w:lvlJc w:val="left"/>
      <w:pPr>
        <w:ind w:left="5760" w:hanging="360"/>
      </w:pPr>
    </w:lvl>
    <w:lvl w:ilvl="8" w:tplc="396432B4">
      <w:start w:val="1"/>
      <w:numFmt w:val="lowerRoman"/>
      <w:lvlText w:val="%9."/>
      <w:lvlJc w:val="right"/>
      <w:pPr>
        <w:ind w:left="6480" w:hanging="180"/>
      </w:pPr>
    </w:lvl>
  </w:abstractNum>
  <w:abstractNum w:abstractNumId="12" w15:restartNumberingAfterBreak="0">
    <w:nsid w:val="24AF1175"/>
    <w:multiLevelType w:val="hybridMultilevel"/>
    <w:tmpl w:val="FFFFFFFF"/>
    <w:lvl w:ilvl="0" w:tplc="C5480208">
      <w:start w:val="1"/>
      <w:numFmt w:val="bullet"/>
      <w:lvlText w:val=""/>
      <w:lvlJc w:val="left"/>
      <w:pPr>
        <w:ind w:left="720" w:hanging="360"/>
      </w:pPr>
      <w:rPr>
        <w:rFonts w:ascii="Symbol" w:hAnsi="Symbol" w:hint="default"/>
      </w:rPr>
    </w:lvl>
    <w:lvl w:ilvl="1" w:tplc="63A64086">
      <w:start w:val="1"/>
      <w:numFmt w:val="bullet"/>
      <w:lvlText w:val="o"/>
      <w:lvlJc w:val="left"/>
      <w:pPr>
        <w:ind w:left="1440" w:hanging="360"/>
      </w:pPr>
      <w:rPr>
        <w:rFonts w:ascii="Courier New" w:hAnsi="Courier New" w:hint="default"/>
      </w:rPr>
    </w:lvl>
    <w:lvl w:ilvl="2" w:tplc="AD82BF32">
      <w:start w:val="1"/>
      <w:numFmt w:val="bullet"/>
      <w:lvlText w:val=""/>
      <w:lvlJc w:val="left"/>
      <w:pPr>
        <w:ind w:left="2160" w:hanging="360"/>
      </w:pPr>
      <w:rPr>
        <w:rFonts w:ascii="Wingdings" w:hAnsi="Wingdings" w:hint="default"/>
      </w:rPr>
    </w:lvl>
    <w:lvl w:ilvl="3" w:tplc="7BE6C452">
      <w:start w:val="1"/>
      <w:numFmt w:val="bullet"/>
      <w:lvlText w:val=""/>
      <w:lvlJc w:val="left"/>
      <w:pPr>
        <w:ind w:left="2880" w:hanging="360"/>
      </w:pPr>
      <w:rPr>
        <w:rFonts w:ascii="Symbol" w:hAnsi="Symbol" w:hint="default"/>
      </w:rPr>
    </w:lvl>
    <w:lvl w:ilvl="4" w:tplc="1C3C9C04">
      <w:start w:val="1"/>
      <w:numFmt w:val="bullet"/>
      <w:lvlText w:val="o"/>
      <w:lvlJc w:val="left"/>
      <w:pPr>
        <w:ind w:left="3600" w:hanging="360"/>
      </w:pPr>
      <w:rPr>
        <w:rFonts w:ascii="Courier New" w:hAnsi="Courier New" w:hint="default"/>
      </w:rPr>
    </w:lvl>
    <w:lvl w:ilvl="5" w:tplc="DAD49B40">
      <w:start w:val="1"/>
      <w:numFmt w:val="bullet"/>
      <w:lvlText w:val=""/>
      <w:lvlJc w:val="left"/>
      <w:pPr>
        <w:ind w:left="4320" w:hanging="360"/>
      </w:pPr>
      <w:rPr>
        <w:rFonts w:ascii="Wingdings" w:hAnsi="Wingdings" w:hint="default"/>
      </w:rPr>
    </w:lvl>
    <w:lvl w:ilvl="6" w:tplc="55B0D46C">
      <w:start w:val="1"/>
      <w:numFmt w:val="bullet"/>
      <w:lvlText w:val=""/>
      <w:lvlJc w:val="left"/>
      <w:pPr>
        <w:ind w:left="5040" w:hanging="360"/>
      </w:pPr>
      <w:rPr>
        <w:rFonts w:ascii="Symbol" w:hAnsi="Symbol" w:hint="default"/>
      </w:rPr>
    </w:lvl>
    <w:lvl w:ilvl="7" w:tplc="C40C8CC8">
      <w:start w:val="1"/>
      <w:numFmt w:val="bullet"/>
      <w:lvlText w:val="o"/>
      <w:lvlJc w:val="left"/>
      <w:pPr>
        <w:ind w:left="5760" w:hanging="360"/>
      </w:pPr>
      <w:rPr>
        <w:rFonts w:ascii="Courier New" w:hAnsi="Courier New" w:hint="default"/>
      </w:rPr>
    </w:lvl>
    <w:lvl w:ilvl="8" w:tplc="3BCED942">
      <w:start w:val="1"/>
      <w:numFmt w:val="bullet"/>
      <w:lvlText w:val=""/>
      <w:lvlJc w:val="left"/>
      <w:pPr>
        <w:ind w:left="6480" w:hanging="360"/>
      </w:pPr>
      <w:rPr>
        <w:rFonts w:ascii="Wingdings" w:hAnsi="Wingdings" w:hint="default"/>
      </w:rPr>
    </w:lvl>
  </w:abstractNum>
  <w:abstractNum w:abstractNumId="13" w15:restartNumberingAfterBreak="0">
    <w:nsid w:val="24E04BD3"/>
    <w:multiLevelType w:val="hybridMultilevel"/>
    <w:tmpl w:val="3320E34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5EF0E55"/>
    <w:multiLevelType w:val="hybridMultilevel"/>
    <w:tmpl w:val="A66060D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61B23A2"/>
    <w:multiLevelType w:val="hybridMultilevel"/>
    <w:tmpl w:val="59242F40"/>
    <w:lvl w:ilvl="0" w:tplc="0413000F">
      <w:start w:val="1"/>
      <w:numFmt w:val="decimal"/>
      <w:lvlText w:val="%1."/>
      <w:lvlJc w:val="left"/>
      <w:pPr>
        <w:ind w:left="720" w:hanging="360"/>
      </w:pPr>
      <w:rPr>
        <w:rFonts w:hint="default"/>
      </w:rPr>
    </w:lvl>
    <w:lvl w:ilvl="1" w:tplc="0413000F">
      <w:start w:val="1"/>
      <w:numFmt w:val="decimal"/>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936440D"/>
    <w:multiLevelType w:val="hybridMultilevel"/>
    <w:tmpl w:val="FFFFFFFF"/>
    <w:lvl w:ilvl="0" w:tplc="EB583004">
      <w:start w:val="1"/>
      <w:numFmt w:val="bullet"/>
      <w:lvlText w:val=""/>
      <w:lvlJc w:val="left"/>
      <w:pPr>
        <w:ind w:left="720" w:hanging="360"/>
      </w:pPr>
      <w:rPr>
        <w:rFonts w:ascii="Symbol" w:hAnsi="Symbol" w:hint="default"/>
      </w:rPr>
    </w:lvl>
    <w:lvl w:ilvl="1" w:tplc="70224AD6">
      <w:start w:val="1"/>
      <w:numFmt w:val="bullet"/>
      <w:lvlText w:val="o"/>
      <w:lvlJc w:val="left"/>
      <w:pPr>
        <w:ind w:left="1440" w:hanging="360"/>
      </w:pPr>
      <w:rPr>
        <w:rFonts w:ascii="Courier New" w:hAnsi="Courier New" w:hint="default"/>
      </w:rPr>
    </w:lvl>
    <w:lvl w:ilvl="2" w:tplc="8280D352">
      <w:start w:val="1"/>
      <w:numFmt w:val="bullet"/>
      <w:lvlText w:val=""/>
      <w:lvlJc w:val="left"/>
      <w:pPr>
        <w:ind w:left="2160" w:hanging="360"/>
      </w:pPr>
      <w:rPr>
        <w:rFonts w:ascii="Wingdings" w:hAnsi="Wingdings" w:hint="default"/>
      </w:rPr>
    </w:lvl>
    <w:lvl w:ilvl="3" w:tplc="79E6D100">
      <w:start w:val="1"/>
      <w:numFmt w:val="bullet"/>
      <w:lvlText w:val=""/>
      <w:lvlJc w:val="left"/>
      <w:pPr>
        <w:ind w:left="2880" w:hanging="360"/>
      </w:pPr>
      <w:rPr>
        <w:rFonts w:ascii="Symbol" w:hAnsi="Symbol" w:hint="default"/>
      </w:rPr>
    </w:lvl>
    <w:lvl w:ilvl="4" w:tplc="65D89C6C">
      <w:start w:val="1"/>
      <w:numFmt w:val="bullet"/>
      <w:lvlText w:val="o"/>
      <w:lvlJc w:val="left"/>
      <w:pPr>
        <w:ind w:left="3600" w:hanging="360"/>
      </w:pPr>
      <w:rPr>
        <w:rFonts w:ascii="Courier New" w:hAnsi="Courier New" w:hint="default"/>
      </w:rPr>
    </w:lvl>
    <w:lvl w:ilvl="5" w:tplc="6FC67FB6">
      <w:start w:val="1"/>
      <w:numFmt w:val="bullet"/>
      <w:lvlText w:val=""/>
      <w:lvlJc w:val="left"/>
      <w:pPr>
        <w:ind w:left="4320" w:hanging="360"/>
      </w:pPr>
      <w:rPr>
        <w:rFonts w:ascii="Wingdings" w:hAnsi="Wingdings" w:hint="default"/>
      </w:rPr>
    </w:lvl>
    <w:lvl w:ilvl="6" w:tplc="CD5CBE60">
      <w:start w:val="1"/>
      <w:numFmt w:val="bullet"/>
      <w:lvlText w:val=""/>
      <w:lvlJc w:val="left"/>
      <w:pPr>
        <w:ind w:left="5040" w:hanging="360"/>
      </w:pPr>
      <w:rPr>
        <w:rFonts w:ascii="Symbol" w:hAnsi="Symbol" w:hint="default"/>
      </w:rPr>
    </w:lvl>
    <w:lvl w:ilvl="7" w:tplc="16E49208">
      <w:start w:val="1"/>
      <w:numFmt w:val="bullet"/>
      <w:lvlText w:val="o"/>
      <w:lvlJc w:val="left"/>
      <w:pPr>
        <w:ind w:left="5760" w:hanging="360"/>
      </w:pPr>
      <w:rPr>
        <w:rFonts w:ascii="Courier New" w:hAnsi="Courier New" w:hint="default"/>
      </w:rPr>
    </w:lvl>
    <w:lvl w:ilvl="8" w:tplc="CC14C456">
      <w:start w:val="1"/>
      <w:numFmt w:val="bullet"/>
      <w:lvlText w:val=""/>
      <w:lvlJc w:val="left"/>
      <w:pPr>
        <w:ind w:left="6480" w:hanging="360"/>
      </w:pPr>
      <w:rPr>
        <w:rFonts w:ascii="Wingdings" w:hAnsi="Wingdings" w:hint="default"/>
      </w:rPr>
    </w:lvl>
  </w:abstractNum>
  <w:abstractNum w:abstractNumId="17" w15:restartNumberingAfterBreak="0">
    <w:nsid w:val="2ACA3E66"/>
    <w:multiLevelType w:val="hybridMultilevel"/>
    <w:tmpl w:val="2E38691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2CCF2A02"/>
    <w:multiLevelType w:val="hybridMultilevel"/>
    <w:tmpl w:val="FFFFFFFF"/>
    <w:lvl w:ilvl="0" w:tplc="974255AE">
      <w:start w:val="1"/>
      <w:numFmt w:val="bullet"/>
      <w:lvlText w:val=""/>
      <w:lvlJc w:val="left"/>
      <w:pPr>
        <w:ind w:left="720" w:hanging="360"/>
      </w:pPr>
      <w:rPr>
        <w:rFonts w:ascii="Symbol" w:hAnsi="Symbol" w:hint="default"/>
      </w:rPr>
    </w:lvl>
    <w:lvl w:ilvl="1" w:tplc="87765FFE">
      <w:start w:val="1"/>
      <w:numFmt w:val="bullet"/>
      <w:lvlText w:val="o"/>
      <w:lvlJc w:val="left"/>
      <w:pPr>
        <w:ind w:left="1440" w:hanging="360"/>
      </w:pPr>
      <w:rPr>
        <w:rFonts w:ascii="Courier New" w:hAnsi="Courier New" w:hint="default"/>
      </w:rPr>
    </w:lvl>
    <w:lvl w:ilvl="2" w:tplc="19FADEE6">
      <w:start w:val="1"/>
      <w:numFmt w:val="bullet"/>
      <w:lvlText w:val=""/>
      <w:lvlJc w:val="left"/>
      <w:pPr>
        <w:ind w:left="2160" w:hanging="360"/>
      </w:pPr>
      <w:rPr>
        <w:rFonts w:ascii="Wingdings" w:hAnsi="Wingdings" w:hint="default"/>
      </w:rPr>
    </w:lvl>
    <w:lvl w:ilvl="3" w:tplc="CFB86D82">
      <w:start w:val="1"/>
      <w:numFmt w:val="bullet"/>
      <w:lvlText w:val=""/>
      <w:lvlJc w:val="left"/>
      <w:pPr>
        <w:ind w:left="2880" w:hanging="360"/>
      </w:pPr>
      <w:rPr>
        <w:rFonts w:ascii="Symbol" w:hAnsi="Symbol" w:hint="default"/>
      </w:rPr>
    </w:lvl>
    <w:lvl w:ilvl="4" w:tplc="841488EE">
      <w:start w:val="1"/>
      <w:numFmt w:val="bullet"/>
      <w:lvlText w:val="o"/>
      <w:lvlJc w:val="left"/>
      <w:pPr>
        <w:ind w:left="3600" w:hanging="360"/>
      </w:pPr>
      <w:rPr>
        <w:rFonts w:ascii="Courier New" w:hAnsi="Courier New" w:hint="default"/>
      </w:rPr>
    </w:lvl>
    <w:lvl w:ilvl="5" w:tplc="BDFC09F4">
      <w:start w:val="1"/>
      <w:numFmt w:val="bullet"/>
      <w:lvlText w:val=""/>
      <w:lvlJc w:val="left"/>
      <w:pPr>
        <w:ind w:left="4320" w:hanging="360"/>
      </w:pPr>
      <w:rPr>
        <w:rFonts w:ascii="Wingdings" w:hAnsi="Wingdings" w:hint="default"/>
      </w:rPr>
    </w:lvl>
    <w:lvl w:ilvl="6" w:tplc="54F47B0E">
      <w:start w:val="1"/>
      <w:numFmt w:val="bullet"/>
      <w:lvlText w:val=""/>
      <w:lvlJc w:val="left"/>
      <w:pPr>
        <w:ind w:left="5040" w:hanging="360"/>
      </w:pPr>
      <w:rPr>
        <w:rFonts w:ascii="Symbol" w:hAnsi="Symbol" w:hint="default"/>
      </w:rPr>
    </w:lvl>
    <w:lvl w:ilvl="7" w:tplc="65AAAC0A">
      <w:start w:val="1"/>
      <w:numFmt w:val="bullet"/>
      <w:lvlText w:val="o"/>
      <w:lvlJc w:val="left"/>
      <w:pPr>
        <w:ind w:left="5760" w:hanging="360"/>
      </w:pPr>
      <w:rPr>
        <w:rFonts w:ascii="Courier New" w:hAnsi="Courier New" w:hint="default"/>
      </w:rPr>
    </w:lvl>
    <w:lvl w:ilvl="8" w:tplc="7D94FF04">
      <w:start w:val="1"/>
      <w:numFmt w:val="bullet"/>
      <w:lvlText w:val=""/>
      <w:lvlJc w:val="left"/>
      <w:pPr>
        <w:ind w:left="6480" w:hanging="360"/>
      </w:pPr>
      <w:rPr>
        <w:rFonts w:ascii="Wingdings" w:hAnsi="Wingdings" w:hint="default"/>
      </w:rPr>
    </w:lvl>
  </w:abstractNum>
  <w:abstractNum w:abstractNumId="19" w15:restartNumberingAfterBreak="0">
    <w:nsid w:val="2E4A1264"/>
    <w:multiLevelType w:val="hybridMultilevel"/>
    <w:tmpl w:val="8C204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65256E"/>
    <w:multiLevelType w:val="hybridMultilevel"/>
    <w:tmpl w:val="610C82F2"/>
    <w:lvl w:ilvl="0" w:tplc="0DF27B4C">
      <w:start w:val="1"/>
      <w:numFmt w:val="bullet"/>
      <w:lvlText w:val=""/>
      <w:lvlJc w:val="left"/>
      <w:pPr>
        <w:ind w:left="720" w:hanging="360"/>
      </w:pPr>
      <w:rPr>
        <w:rFonts w:ascii="Symbol" w:hAnsi="Symbol" w:hint="default"/>
      </w:rPr>
    </w:lvl>
    <w:lvl w:ilvl="1" w:tplc="A336CB2A">
      <w:start w:val="1"/>
      <w:numFmt w:val="bullet"/>
      <w:lvlText w:val=""/>
      <w:lvlJc w:val="left"/>
      <w:pPr>
        <w:ind w:left="1440" w:hanging="360"/>
      </w:pPr>
      <w:rPr>
        <w:rFonts w:ascii="Symbol" w:hAnsi="Symbol" w:hint="default"/>
      </w:rPr>
    </w:lvl>
    <w:lvl w:ilvl="2" w:tplc="8B081896">
      <w:start w:val="1"/>
      <w:numFmt w:val="bullet"/>
      <w:lvlText w:val=""/>
      <w:lvlJc w:val="left"/>
      <w:pPr>
        <w:ind w:left="2160" w:hanging="360"/>
      </w:pPr>
      <w:rPr>
        <w:rFonts w:ascii="Wingdings" w:hAnsi="Wingdings" w:hint="default"/>
      </w:rPr>
    </w:lvl>
    <w:lvl w:ilvl="3" w:tplc="BB94B34E">
      <w:start w:val="1"/>
      <w:numFmt w:val="bullet"/>
      <w:lvlText w:val=""/>
      <w:lvlJc w:val="left"/>
      <w:pPr>
        <w:ind w:left="2880" w:hanging="360"/>
      </w:pPr>
      <w:rPr>
        <w:rFonts w:ascii="Symbol" w:hAnsi="Symbol" w:hint="default"/>
      </w:rPr>
    </w:lvl>
    <w:lvl w:ilvl="4" w:tplc="50DEE608">
      <w:start w:val="1"/>
      <w:numFmt w:val="bullet"/>
      <w:lvlText w:val="o"/>
      <w:lvlJc w:val="left"/>
      <w:pPr>
        <w:ind w:left="3600" w:hanging="360"/>
      </w:pPr>
      <w:rPr>
        <w:rFonts w:ascii="Courier New" w:hAnsi="Courier New" w:hint="default"/>
      </w:rPr>
    </w:lvl>
    <w:lvl w:ilvl="5" w:tplc="3F46CCD6">
      <w:start w:val="1"/>
      <w:numFmt w:val="bullet"/>
      <w:lvlText w:val=""/>
      <w:lvlJc w:val="left"/>
      <w:pPr>
        <w:ind w:left="4320" w:hanging="360"/>
      </w:pPr>
      <w:rPr>
        <w:rFonts w:ascii="Wingdings" w:hAnsi="Wingdings" w:hint="default"/>
      </w:rPr>
    </w:lvl>
    <w:lvl w:ilvl="6" w:tplc="A1F2361A">
      <w:start w:val="1"/>
      <w:numFmt w:val="bullet"/>
      <w:lvlText w:val=""/>
      <w:lvlJc w:val="left"/>
      <w:pPr>
        <w:ind w:left="5040" w:hanging="360"/>
      </w:pPr>
      <w:rPr>
        <w:rFonts w:ascii="Symbol" w:hAnsi="Symbol" w:hint="default"/>
      </w:rPr>
    </w:lvl>
    <w:lvl w:ilvl="7" w:tplc="FD320AE2">
      <w:start w:val="1"/>
      <w:numFmt w:val="bullet"/>
      <w:lvlText w:val="o"/>
      <w:lvlJc w:val="left"/>
      <w:pPr>
        <w:ind w:left="5760" w:hanging="360"/>
      </w:pPr>
      <w:rPr>
        <w:rFonts w:ascii="Courier New" w:hAnsi="Courier New" w:hint="default"/>
      </w:rPr>
    </w:lvl>
    <w:lvl w:ilvl="8" w:tplc="C00E7E84">
      <w:start w:val="1"/>
      <w:numFmt w:val="bullet"/>
      <w:lvlText w:val=""/>
      <w:lvlJc w:val="left"/>
      <w:pPr>
        <w:ind w:left="6480" w:hanging="360"/>
      </w:pPr>
      <w:rPr>
        <w:rFonts w:ascii="Wingdings" w:hAnsi="Wingdings" w:hint="default"/>
      </w:rPr>
    </w:lvl>
  </w:abstractNum>
  <w:abstractNum w:abstractNumId="21" w15:restartNumberingAfterBreak="0">
    <w:nsid w:val="309D2F64"/>
    <w:multiLevelType w:val="hybridMultilevel"/>
    <w:tmpl w:val="84622452"/>
    <w:lvl w:ilvl="0" w:tplc="FFFFFFF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36448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5F11C3F"/>
    <w:multiLevelType w:val="hybridMultilevel"/>
    <w:tmpl w:val="7F987C30"/>
    <w:lvl w:ilvl="0" w:tplc="FFFFFFFF">
      <w:start w:val="3"/>
      <w:numFmt w:val="bullet"/>
      <w:lvlText w:val="-"/>
      <w:lvlJc w:val="left"/>
      <w:pPr>
        <w:ind w:left="720" w:hanging="360"/>
      </w:pPr>
      <w:rPr>
        <w:rFonts w:ascii="Calibri" w:hAnsi="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7F56702"/>
    <w:multiLevelType w:val="hybridMultilevel"/>
    <w:tmpl w:val="FF923C8E"/>
    <w:lvl w:ilvl="0" w:tplc="70E462B6">
      <w:start w:val="1"/>
      <w:numFmt w:val="lowerLetter"/>
      <w:lvlText w:val="%1."/>
      <w:lvlJc w:val="left"/>
      <w:pPr>
        <w:ind w:left="720" w:hanging="360"/>
      </w:pPr>
    </w:lvl>
    <w:lvl w:ilvl="1" w:tplc="74789AA2">
      <w:start w:val="1"/>
      <w:numFmt w:val="lowerLetter"/>
      <w:lvlText w:val="%2."/>
      <w:lvlJc w:val="left"/>
      <w:pPr>
        <w:ind w:left="1440" w:hanging="360"/>
      </w:pPr>
    </w:lvl>
    <w:lvl w:ilvl="2" w:tplc="B458032A">
      <w:start w:val="1"/>
      <w:numFmt w:val="lowerRoman"/>
      <w:lvlText w:val="%3."/>
      <w:lvlJc w:val="right"/>
      <w:pPr>
        <w:ind w:left="2160" w:hanging="180"/>
      </w:pPr>
    </w:lvl>
    <w:lvl w:ilvl="3" w:tplc="9B467D28">
      <w:start w:val="1"/>
      <w:numFmt w:val="decimal"/>
      <w:lvlText w:val="%4."/>
      <w:lvlJc w:val="left"/>
      <w:pPr>
        <w:ind w:left="2880" w:hanging="360"/>
      </w:pPr>
    </w:lvl>
    <w:lvl w:ilvl="4" w:tplc="DB9EDF1A">
      <w:start w:val="1"/>
      <w:numFmt w:val="lowerLetter"/>
      <w:lvlText w:val="%5."/>
      <w:lvlJc w:val="left"/>
      <w:pPr>
        <w:ind w:left="3600" w:hanging="360"/>
      </w:pPr>
    </w:lvl>
    <w:lvl w:ilvl="5" w:tplc="9174B5CE">
      <w:start w:val="1"/>
      <w:numFmt w:val="lowerRoman"/>
      <w:lvlText w:val="%6."/>
      <w:lvlJc w:val="right"/>
      <w:pPr>
        <w:ind w:left="4320" w:hanging="180"/>
      </w:pPr>
    </w:lvl>
    <w:lvl w:ilvl="6" w:tplc="2D883D5C">
      <w:start w:val="1"/>
      <w:numFmt w:val="decimal"/>
      <w:lvlText w:val="%7."/>
      <w:lvlJc w:val="left"/>
      <w:pPr>
        <w:ind w:left="5040" w:hanging="360"/>
      </w:pPr>
    </w:lvl>
    <w:lvl w:ilvl="7" w:tplc="80B41066">
      <w:start w:val="1"/>
      <w:numFmt w:val="lowerLetter"/>
      <w:lvlText w:val="%8."/>
      <w:lvlJc w:val="left"/>
      <w:pPr>
        <w:ind w:left="5760" w:hanging="360"/>
      </w:pPr>
    </w:lvl>
    <w:lvl w:ilvl="8" w:tplc="9BC66262">
      <w:start w:val="1"/>
      <w:numFmt w:val="lowerRoman"/>
      <w:lvlText w:val="%9."/>
      <w:lvlJc w:val="right"/>
      <w:pPr>
        <w:ind w:left="6480" w:hanging="180"/>
      </w:pPr>
    </w:lvl>
  </w:abstractNum>
  <w:abstractNum w:abstractNumId="25" w15:restartNumberingAfterBreak="0">
    <w:nsid w:val="39A071DE"/>
    <w:multiLevelType w:val="hybridMultilevel"/>
    <w:tmpl w:val="2510426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BA4E4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3B6606DB"/>
    <w:multiLevelType w:val="hybridMultilevel"/>
    <w:tmpl w:val="6DC4664A"/>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28" w15:restartNumberingAfterBreak="0">
    <w:nsid w:val="45395919"/>
    <w:multiLevelType w:val="hybridMultilevel"/>
    <w:tmpl w:val="B6F0B62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15:restartNumberingAfterBreak="0">
    <w:nsid w:val="48441B6E"/>
    <w:multiLevelType w:val="hybridMultilevel"/>
    <w:tmpl w:val="07324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745C5C"/>
    <w:multiLevelType w:val="hybridMultilevel"/>
    <w:tmpl w:val="07B2AAF0"/>
    <w:lvl w:ilvl="0" w:tplc="0DDC1F8E">
      <w:start w:val="1"/>
      <w:numFmt w:val="decimal"/>
      <w:lvlText w:val="%1."/>
      <w:lvlJc w:val="left"/>
      <w:pPr>
        <w:ind w:left="1080" w:hanging="360"/>
      </w:pPr>
      <w:rPr>
        <w:rFonts w:hint="default"/>
      </w:rPr>
    </w:lvl>
    <w:lvl w:ilvl="1" w:tplc="75A0E5DE">
      <w:start w:val="1"/>
      <w:numFmt w:val="bullet"/>
      <w:lvlText w:val="-"/>
      <w:lvlJc w:val="left"/>
      <w:pPr>
        <w:ind w:left="1800" w:hanging="360"/>
      </w:pPr>
      <w:rPr>
        <w:rFonts w:ascii="Calibri" w:eastAsiaTheme="minorHAnsi" w:hAnsi="Calibri" w:cs="Calibri" w:hint="default"/>
      </w:r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1" w15:restartNumberingAfterBreak="0">
    <w:nsid w:val="4E387AF9"/>
    <w:multiLevelType w:val="hybridMultilevel"/>
    <w:tmpl w:val="FFFFFFFF"/>
    <w:lvl w:ilvl="0" w:tplc="E7983C5A">
      <w:start w:val="1"/>
      <w:numFmt w:val="decimal"/>
      <w:lvlText w:val="%1."/>
      <w:lvlJc w:val="left"/>
      <w:pPr>
        <w:ind w:left="720" w:hanging="360"/>
      </w:pPr>
    </w:lvl>
    <w:lvl w:ilvl="1" w:tplc="A27ACBDC">
      <w:start w:val="1"/>
      <w:numFmt w:val="lowerLetter"/>
      <w:lvlText w:val="%2."/>
      <w:lvlJc w:val="left"/>
      <w:pPr>
        <w:ind w:left="1440" w:hanging="360"/>
      </w:pPr>
    </w:lvl>
    <w:lvl w:ilvl="2" w:tplc="581208C2">
      <w:start w:val="1"/>
      <w:numFmt w:val="lowerRoman"/>
      <w:lvlText w:val="%3."/>
      <w:lvlJc w:val="right"/>
      <w:pPr>
        <w:ind w:left="2160" w:hanging="180"/>
      </w:pPr>
    </w:lvl>
    <w:lvl w:ilvl="3" w:tplc="7384EB1C">
      <w:start w:val="1"/>
      <w:numFmt w:val="decimal"/>
      <w:lvlText w:val="%4."/>
      <w:lvlJc w:val="left"/>
      <w:pPr>
        <w:ind w:left="2880" w:hanging="360"/>
      </w:pPr>
    </w:lvl>
    <w:lvl w:ilvl="4" w:tplc="0E88EBC4">
      <w:start w:val="1"/>
      <w:numFmt w:val="lowerLetter"/>
      <w:lvlText w:val="%5."/>
      <w:lvlJc w:val="left"/>
      <w:pPr>
        <w:ind w:left="3600" w:hanging="360"/>
      </w:pPr>
    </w:lvl>
    <w:lvl w:ilvl="5" w:tplc="73981450">
      <w:start w:val="1"/>
      <w:numFmt w:val="lowerRoman"/>
      <w:lvlText w:val="%6."/>
      <w:lvlJc w:val="right"/>
      <w:pPr>
        <w:ind w:left="4320" w:hanging="180"/>
      </w:pPr>
    </w:lvl>
    <w:lvl w:ilvl="6" w:tplc="A11ACE80">
      <w:start w:val="1"/>
      <w:numFmt w:val="decimal"/>
      <w:lvlText w:val="%7."/>
      <w:lvlJc w:val="left"/>
      <w:pPr>
        <w:ind w:left="5040" w:hanging="360"/>
      </w:pPr>
    </w:lvl>
    <w:lvl w:ilvl="7" w:tplc="A490985E">
      <w:start w:val="1"/>
      <w:numFmt w:val="lowerLetter"/>
      <w:lvlText w:val="%8."/>
      <w:lvlJc w:val="left"/>
      <w:pPr>
        <w:ind w:left="5760" w:hanging="360"/>
      </w:pPr>
    </w:lvl>
    <w:lvl w:ilvl="8" w:tplc="F80EDFF8">
      <w:start w:val="1"/>
      <w:numFmt w:val="lowerRoman"/>
      <w:lvlText w:val="%9."/>
      <w:lvlJc w:val="right"/>
      <w:pPr>
        <w:ind w:left="6480" w:hanging="180"/>
      </w:pPr>
    </w:lvl>
  </w:abstractNum>
  <w:abstractNum w:abstractNumId="32" w15:restartNumberingAfterBreak="0">
    <w:nsid w:val="548A0150"/>
    <w:multiLevelType w:val="hybridMultilevel"/>
    <w:tmpl w:val="FFFFFFFF"/>
    <w:lvl w:ilvl="0" w:tplc="0748BF2A">
      <w:start w:val="1"/>
      <w:numFmt w:val="decimal"/>
      <w:lvlText w:val="%1."/>
      <w:lvlJc w:val="left"/>
      <w:pPr>
        <w:ind w:left="720" w:hanging="360"/>
      </w:pPr>
    </w:lvl>
    <w:lvl w:ilvl="1" w:tplc="6832CD20">
      <w:start w:val="1"/>
      <w:numFmt w:val="lowerLetter"/>
      <w:lvlText w:val="%2."/>
      <w:lvlJc w:val="left"/>
      <w:pPr>
        <w:ind w:left="1440" w:hanging="360"/>
      </w:pPr>
    </w:lvl>
    <w:lvl w:ilvl="2" w:tplc="016CE180">
      <w:start w:val="1"/>
      <w:numFmt w:val="lowerRoman"/>
      <w:lvlText w:val="%3."/>
      <w:lvlJc w:val="right"/>
      <w:pPr>
        <w:ind w:left="2160" w:hanging="180"/>
      </w:pPr>
    </w:lvl>
    <w:lvl w:ilvl="3" w:tplc="705A86EE">
      <w:start w:val="1"/>
      <w:numFmt w:val="decimal"/>
      <w:lvlText w:val="%4."/>
      <w:lvlJc w:val="left"/>
      <w:pPr>
        <w:ind w:left="2880" w:hanging="360"/>
      </w:pPr>
    </w:lvl>
    <w:lvl w:ilvl="4" w:tplc="B9B84408">
      <w:start w:val="1"/>
      <w:numFmt w:val="lowerLetter"/>
      <w:lvlText w:val="%5."/>
      <w:lvlJc w:val="left"/>
      <w:pPr>
        <w:ind w:left="3600" w:hanging="360"/>
      </w:pPr>
    </w:lvl>
    <w:lvl w:ilvl="5" w:tplc="7DE678CA">
      <w:start w:val="1"/>
      <w:numFmt w:val="lowerRoman"/>
      <w:lvlText w:val="%6."/>
      <w:lvlJc w:val="right"/>
      <w:pPr>
        <w:ind w:left="4320" w:hanging="180"/>
      </w:pPr>
    </w:lvl>
    <w:lvl w:ilvl="6" w:tplc="5F26C5B2">
      <w:start w:val="1"/>
      <w:numFmt w:val="decimal"/>
      <w:lvlText w:val="%7."/>
      <w:lvlJc w:val="left"/>
      <w:pPr>
        <w:ind w:left="5040" w:hanging="360"/>
      </w:pPr>
    </w:lvl>
    <w:lvl w:ilvl="7" w:tplc="E18682B0">
      <w:start w:val="1"/>
      <w:numFmt w:val="lowerLetter"/>
      <w:lvlText w:val="%8."/>
      <w:lvlJc w:val="left"/>
      <w:pPr>
        <w:ind w:left="5760" w:hanging="360"/>
      </w:pPr>
    </w:lvl>
    <w:lvl w:ilvl="8" w:tplc="2D3A990A">
      <w:start w:val="1"/>
      <w:numFmt w:val="lowerRoman"/>
      <w:lvlText w:val="%9."/>
      <w:lvlJc w:val="right"/>
      <w:pPr>
        <w:ind w:left="6480" w:hanging="180"/>
      </w:pPr>
    </w:lvl>
  </w:abstractNum>
  <w:abstractNum w:abstractNumId="33" w15:restartNumberingAfterBreak="0">
    <w:nsid w:val="571A5510"/>
    <w:multiLevelType w:val="hybridMultilevel"/>
    <w:tmpl w:val="05F84A46"/>
    <w:lvl w:ilvl="0" w:tplc="75A0E5DE">
      <w:start w:val="1"/>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4" w15:restartNumberingAfterBreak="0">
    <w:nsid w:val="59416330"/>
    <w:multiLevelType w:val="hybridMultilevel"/>
    <w:tmpl w:val="FFFFFFFF"/>
    <w:lvl w:ilvl="0" w:tplc="00E2503E">
      <w:start w:val="1"/>
      <w:numFmt w:val="decimal"/>
      <w:lvlText w:val="%1."/>
      <w:lvlJc w:val="left"/>
      <w:pPr>
        <w:ind w:left="720" w:hanging="360"/>
      </w:pPr>
    </w:lvl>
    <w:lvl w:ilvl="1" w:tplc="D9FC16A6">
      <w:start w:val="1"/>
      <w:numFmt w:val="lowerLetter"/>
      <w:lvlText w:val="%2."/>
      <w:lvlJc w:val="left"/>
      <w:pPr>
        <w:ind w:left="1440" w:hanging="360"/>
      </w:pPr>
    </w:lvl>
    <w:lvl w:ilvl="2" w:tplc="5316E214">
      <w:start w:val="1"/>
      <w:numFmt w:val="lowerRoman"/>
      <w:lvlText w:val="%3."/>
      <w:lvlJc w:val="right"/>
      <w:pPr>
        <w:ind w:left="2160" w:hanging="180"/>
      </w:pPr>
    </w:lvl>
    <w:lvl w:ilvl="3" w:tplc="CF847990">
      <w:start w:val="1"/>
      <w:numFmt w:val="decimal"/>
      <w:lvlText w:val="%4."/>
      <w:lvlJc w:val="left"/>
      <w:pPr>
        <w:ind w:left="2880" w:hanging="360"/>
      </w:pPr>
    </w:lvl>
    <w:lvl w:ilvl="4" w:tplc="1DD60C64">
      <w:start w:val="1"/>
      <w:numFmt w:val="lowerLetter"/>
      <w:lvlText w:val="%5."/>
      <w:lvlJc w:val="left"/>
      <w:pPr>
        <w:ind w:left="3600" w:hanging="360"/>
      </w:pPr>
    </w:lvl>
    <w:lvl w:ilvl="5" w:tplc="C968571E">
      <w:start w:val="1"/>
      <w:numFmt w:val="lowerRoman"/>
      <w:lvlText w:val="%6."/>
      <w:lvlJc w:val="right"/>
      <w:pPr>
        <w:ind w:left="4320" w:hanging="180"/>
      </w:pPr>
    </w:lvl>
    <w:lvl w:ilvl="6" w:tplc="84204D14">
      <w:start w:val="1"/>
      <w:numFmt w:val="decimal"/>
      <w:lvlText w:val="%7."/>
      <w:lvlJc w:val="left"/>
      <w:pPr>
        <w:ind w:left="5040" w:hanging="360"/>
      </w:pPr>
    </w:lvl>
    <w:lvl w:ilvl="7" w:tplc="890CFEA2">
      <w:start w:val="1"/>
      <w:numFmt w:val="lowerLetter"/>
      <w:lvlText w:val="%8."/>
      <w:lvlJc w:val="left"/>
      <w:pPr>
        <w:ind w:left="5760" w:hanging="360"/>
      </w:pPr>
    </w:lvl>
    <w:lvl w:ilvl="8" w:tplc="525615DC">
      <w:start w:val="1"/>
      <w:numFmt w:val="lowerRoman"/>
      <w:lvlText w:val="%9."/>
      <w:lvlJc w:val="right"/>
      <w:pPr>
        <w:ind w:left="6480" w:hanging="180"/>
      </w:pPr>
    </w:lvl>
  </w:abstractNum>
  <w:abstractNum w:abstractNumId="35" w15:restartNumberingAfterBreak="0">
    <w:nsid w:val="596E1990"/>
    <w:multiLevelType w:val="hybridMultilevel"/>
    <w:tmpl w:val="B762B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7D227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CA902DA"/>
    <w:multiLevelType w:val="hybridMultilevel"/>
    <w:tmpl w:val="FFFFFFFF"/>
    <w:lvl w:ilvl="0" w:tplc="2D14CAEA">
      <w:start w:val="1"/>
      <w:numFmt w:val="bullet"/>
      <w:lvlText w:val=""/>
      <w:lvlJc w:val="left"/>
      <w:pPr>
        <w:ind w:left="720" w:hanging="360"/>
      </w:pPr>
      <w:rPr>
        <w:rFonts w:ascii="Symbol" w:hAnsi="Symbol" w:hint="default"/>
      </w:rPr>
    </w:lvl>
    <w:lvl w:ilvl="1" w:tplc="F57AD756">
      <w:start w:val="1"/>
      <w:numFmt w:val="bullet"/>
      <w:lvlText w:val="o"/>
      <w:lvlJc w:val="left"/>
      <w:pPr>
        <w:ind w:left="1440" w:hanging="360"/>
      </w:pPr>
      <w:rPr>
        <w:rFonts w:ascii="Courier New" w:hAnsi="Courier New" w:hint="default"/>
      </w:rPr>
    </w:lvl>
    <w:lvl w:ilvl="2" w:tplc="A03225B6">
      <w:start w:val="1"/>
      <w:numFmt w:val="bullet"/>
      <w:lvlText w:val=""/>
      <w:lvlJc w:val="left"/>
      <w:pPr>
        <w:ind w:left="2160" w:hanging="360"/>
      </w:pPr>
      <w:rPr>
        <w:rFonts w:ascii="Wingdings" w:hAnsi="Wingdings" w:hint="default"/>
      </w:rPr>
    </w:lvl>
    <w:lvl w:ilvl="3" w:tplc="0D1A192A">
      <w:start w:val="1"/>
      <w:numFmt w:val="bullet"/>
      <w:lvlText w:val=""/>
      <w:lvlJc w:val="left"/>
      <w:pPr>
        <w:ind w:left="2880" w:hanging="360"/>
      </w:pPr>
      <w:rPr>
        <w:rFonts w:ascii="Symbol" w:hAnsi="Symbol" w:hint="default"/>
      </w:rPr>
    </w:lvl>
    <w:lvl w:ilvl="4" w:tplc="B59C90C4">
      <w:start w:val="1"/>
      <w:numFmt w:val="bullet"/>
      <w:lvlText w:val="o"/>
      <w:lvlJc w:val="left"/>
      <w:pPr>
        <w:ind w:left="3600" w:hanging="360"/>
      </w:pPr>
      <w:rPr>
        <w:rFonts w:ascii="Courier New" w:hAnsi="Courier New" w:hint="default"/>
      </w:rPr>
    </w:lvl>
    <w:lvl w:ilvl="5" w:tplc="433EF388">
      <w:start w:val="1"/>
      <w:numFmt w:val="bullet"/>
      <w:lvlText w:val=""/>
      <w:lvlJc w:val="left"/>
      <w:pPr>
        <w:ind w:left="4320" w:hanging="360"/>
      </w:pPr>
      <w:rPr>
        <w:rFonts w:ascii="Wingdings" w:hAnsi="Wingdings" w:hint="default"/>
      </w:rPr>
    </w:lvl>
    <w:lvl w:ilvl="6" w:tplc="3DD0D496">
      <w:start w:val="1"/>
      <w:numFmt w:val="bullet"/>
      <w:lvlText w:val=""/>
      <w:lvlJc w:val="left"/>
      <w:pPr>
        <w:ind w:left="5040" w:hanging="360"/>
      </w:pPr>
      <w:rPr>
        <w:rFonts w:ascii="Symbol" w:hAnsi="Symbol" w:hint="default"/>
      </w:rPr>
    </w:lvl>
    <w:lvl w:ilvl="7" w:tplc="FA40F9BA">
      <w:start w:val="1"/>
      <w:numFmt w:val="bullet"/>
      <w:lvlText w:val="o"/>
      <w:lvlJc w:val="left"/>
      <w:pPr>
        <w:ind w:left="5760" w:hanging="360"/>
      </w:pPr>
      <w:rPr>
        <w:rFonts w:ascii="Courier New" w:hAnsi="Courier New" w:hint="default"/>
      </w:rPr>
    </w:lvl>
    <w:lvl w:ilvl="8" w:tplc="0F6E503E">
      <w:start w:val="1"/>
      <w:numFmt w:val="bullet"/>
      <w:lvlText w:val=""/>
      <w:lvlJc w:val="left"/>
      <w:pPr>
        <w:ind w:left="6480" w:hanging="360"/>
      </w:pPr>
      <w:rPr>
        <w:rFonts w:ascii="Wingdings" w:hAnsi="Wingdings" w:hint="default"/>
      </w:rPr>
    </w:lvl>
  </w:abstractNum>
  <w:abstractNum w:abstractNumId="38" w15:restartNumberingAfterBreak="0">
    <w:nsid w:val="5F44738B"/>
    <w:multiLevelType w:val="hybridMultilevel"/>
    <w:tmpl w:val="D13695C2"/>
    <w:lvl w:ilvl="0" w:tplc="A7B435EC">
      <w:start w:val="1"/>
      <w:numFmt w:val="decimal"/>
      <w:lvlText w:val="%1."/>
      <w:lvlJc w:val="left"/>
      <w:pPr>
        <w:ind w:left="720" w:hanging="360"/>
      </w:pPr>
    </w:lvl>
    <w:lvl w:ilvl="1" w:tplc="26A4A6FA">
      <w:start w:val="1"/>
      <w:numFmt w:val="lowerLetter"/>
      <w:lvlText w:val="%2."/>
      <w:lvlJc w:val="left"/>
      <w:pPr>
        <w:ind w:left="1440" w:hanging="360"/>
      </w:pPr>
    </w:lvl>
    <w:lvl w:ilvl="2" w:tplc="34364AAC">
      <w:start w:val="1"/>
      <w:numFmt w:val="lowerRoman"/>
      <w:lvlText w:val="%3."/>
      <w:lvlJc w:val="right"/>
      <w:pPr>
        <w:ind w:left="2160" w:hanging="180"/>
      </w:pPr>
    </w:lvl>
    <w:lvl w:ilvl="3" w:tplc="01543CF8">
      <w:start w:val="1"/>
      <w:numFmt w:val="decimal"/>
      <w:lvlText w:val="%4."/>
      <w:lvlJc w:val="left"/>
      <w:pPr>
        <w:ind w:left="2880" w:hanging="360"/>
      </w:pPr>
    </w:lvl>
    <w:lvl w:ilvl="4" w:tplc="567E7254">
      <w:start w:val="1"/>
      <w:numFmt w:val="lowerLetter"/>
      <w:lvlText w:val="%5."/>
      <w:lvlJc w:val="left"/>
      <w:pPr>
        <w:ind w:left="3600" w:hanging="360"/>
      </w:pPr>
    </w:lvl>
    <w:lvl w:ilvl="5" w:tplc="8B50E77C">
      <w:start w:val="1"/>
      <w:numFmt w:val="lowerRoman"/>
      <w:lvlText w:val="%6."/>
      <w:lvlJc w:val="right"/>
      <w:pPr>
        <w:ind w:left="4320" w:hanging="180"/>
      </w:pPr>
    </w:lvl>
    <w:lvl w:ilvl="6" w:tplc="1C9A8A60">
      <w:start w:val="1"/>
      <w:numFmt w:val="decimal"/>
      <w:lvlText w:val="%7."/>
      <w:lvlJc w:val="left"/>
      <w:pPr>
        <w:ind w:left="5040" w:hanging="360"/>
      </w:pPr>
    </w:lvl>
    <w:lvl w:ilvl="7" w:tplc="2A765252">
      <w:start w:val="1"/>
      <w:numFmt w:val="lowerLetter"/>
      <w:lvlText w:val="%8."/>
      <w:lvlJc w:val="left"/>
      <w:pPr>
        <w:ind w:left="5760" w:hanging="360"/>
      </w:pPr>
    </w:lvl>
    <w:lvl w:ilvl="8" w:tplc="87FC4B12">
      <w:start w:val="1"/>
      <w:numFmt w:val="lowerRoman"/>
      <w:lvlText w:val="%9."/>
      <w:lvlJc w:val="right"/>
      <w:pPr>
        <w:ind w:left="6480" w:hanging="180"/>
      </w:pPr>
    </w:lvl>
  </w:abstractNum>
  <w:abstractNum w:abstractNumId="39" w15:restartNumberingAfterBreak="0">
    <w:nsid w:val="6220296D"/>
    <w:multiLevelType w:val="hybridMultilevel"/>
    <w:tmpl w:val="E658636A"/>
    <w:lvl w:ilvl="0" w:tplc="2F1A5664">
      <w:start w:val="1"/>
      <w:numFmt w:val="bullet"/>
      <w:lvlText w:val=""/>
      <w:lvlJc w:val="left"/>
      <w:pPr>
        <w:ind w:left="720" w:hanging="360"/>
      </w:pPr>
      <w:rPr>
        <w:rFonts w:ascii="Symbol" w:hAnsi="Symbol" w:hint="default"/>
      </w:rPr>
    </w:lvl>
    <w:lvl w:ilvl="1" w:tplc="CEBCAE8E">
      <w:start w:val="1"/>
      <w:numFmt w:val="bullet"/>
      <w:lvlText w:val="o"/>
      <w:lvlJc w:val="left"/>
      <w:pPr>
        <w:ind w:left="1440" w:hanging="360"/>
      </w:pPr>
      <w:rPr>
        <w:rFonts w:ascii="Courier New" w:hAnsi="Courier New" w:hint="default"/>
      </w:rPr>
    </w:lvl>
    <w:lvl w:ilvl="2" w:tplc="10ECABBC">
      <w:start w:val="1"/>
      <w:numFmt w:val="bullet"/>
      <w:lvlText w:val=""/>
      <w:lvlJc w:val="left"/>
      <w:pPr>
        <w:ind w:left="2160" w:hanging="360"/>
      </w:pPr>
      <w:rPr>
        <w:rFonts w:ascii="Wingdings" w:hAnsi="Wingdings" w:hint="default"/>
      </w:rPr>
    </w:lvl>
    <w:lvl w:ilvl="3" w:tplc="F1F4E344">
      <w:start w:val="1"/>
      <w:numFmt w:val="bullet"/>
      <w:lvlText w:val=""/>
      <w:lvlJc w:val="left"/>
      <w:pPr>
        <w:ind w:left="2880" w:hanging="360"/>
      </w:pPr>
      <w:rPr>
        <w:rFonts w:ascii="Symbol" w:hAnsi="Symbol" w:hint="default"/>
      </w:rPr>
    </w:lvl>
    <w:lvl w:ilvl="4" w:tplc="3B5E116A">
      <w:start w:val="1"/>
      <w:numFmt w:val="bullet"/>
      <w:lvlText w:val="o"/>
      <w:lvlJc w:val="left"/>
      <w:pPr>
        <w:ind w:left="3600" w:hanging="360"/>
      </w:pPr>
      <w:rPr>
        <w:rFonts w:ascii="Courier New" w:hAnsi="Courier New" w:hint="default"/>
      </w:rPr>
    </w:lvl>
    <w:lvl w:ilvl="5" w:tplc="517EC58E">
      <w:start w:val="1"/>
      <w:numFmt w:val="bullet"/>
      <w:lvlText w:val=""/>
      <w:lvlJc w:val="left"/>
      <w:pPr>
        <w:ind w:left="4320" w:hanging="360"/>
      </w:pPr>
      <w:rPr>
        <w:rFonts w:ascii="Wingdings" w:hAnsi="Wingdings" w:hint="default"/>
      </w:rPr>
    </w:lvl>
    <w:lvl w:ilvl="6" w:tplc="5EC631EC">
      <w:start w:val="1"/>
      <w:numFmt w:val="bullet"/>
      <w:lvlText w:val=""/>
      <w:lvlJc w:val="left"/>
      <w:pPr>
        <w:ind w:left="5040" w:hanging="360"/>
      </w:pPr>
      <w:rPr>
        <w:rFonts w:ascii="Symbol" w:hAnsi="Symbol" w:hint="default"/>
      </w:rPr>
    </w:lvl>
    <w:lvl w:ilvl="7" w:tplc="7D06E0B4">
      <w:start w:val="1"/>
      <w:numFmt w:val="bullet"/>
      <w:lvlText w:val="o"/>
      <w:lvlJc w:val="left"/>
      <w:pPr>
        <w:ind w:left="5760" w:hanging="360"/>
      </w:pPr>
      <w:rPr>
        <w:rFonts w:ascii="Courier New" w:hAnsi="Courier New" w:hint="default"/>
      </w:rPr>
    </w:lvl>
    <w:lvl w:ilvl="8" w:tplc="18D29A46">
      <w:start w:val="1"/>
      <w:numFmt w:val="bullet"/>
      <w:lvlText w:val=""/>
      <w:lvlJc w:val="left"/>
      <w:pPr>
        <w:ind w:left="6480" w:hanging="360"/>
      </w:pPr>
      <w:rPr>
        <w:rFonts w:ascii="Wingdings" w:hAnsi="Wingdings" w:hint="default"/>
      </w:rPr>
    </w:lvl>
  </w:abstractNum>
  <w:abstractNum w:abstractNumId="40" w15:restartNumberingAfterBreak="0">
    <w:nsid w:val="622F0366"/>
    <w:multiLevelType w:val="hybridMultilevel"/>
    <w:tmpl w:val="FFFFFFFF"/>
    <w:lvl w:ilvl="0" w:tplc="1620508C">
      <w:start w:val="1"/>
      <w:numFmt w:val="decimal"/>
      <w:lvlText w:val="%1."/>
      <w:lvlJc w:val="left"/>
      <w:pPr>
        <w:ind w:left="720" w:hanging="360"/>
      </w:pPr>
    </w:lvl>
    <w:lvl w:ilvl="1" w:tplc="8C0C51B2">
      <w:start w:val="1"/>
      <w:numFmt w:val="lowerLetter"/>
      <w:lvlText w:val="%2."/>
      <w:lvlJc w:val="left"/>
      <w:pPr>
        <w:ind w:left="1440" w:hanging="360"/>
      </w:pPr>
    </w:lvl>
    <w:lvl w:ilvl="2" w:tplc="A480474A">
      <w:start w:val="1"/>
      <w:numFmt w:val="lowerRoman"/>
      <w:lvlText w:val="%3."/>
      <w:lvlJc w:val="right"/>
      <w:pPr>
        <w:ind w:left="2160" w:hanging="180"/>
      </w:pPr>
    </w:lvl>
    <w:lvl w:ilvl="3" w:tplc="6A42EBA4">
      <w:start w:val="1"/>
      <w:numFmt w:val="decimal"/>
      <w:lvlText w:val="%4."/>
      <w:lvlJc w:val="left"/>
      <w:pPr>
        <w:ind w:left="2880" w:hanging="360"/>
      </w:pPr>
    </w:lvl>
    <w:lvl w:ilvl="4" w:tplc="9B160ADA">
      <w:start w:val="1"/>
      <w:numFmt w:val="lowerLetter"/>
      <w:lvlText w:val="%5."/>
      <w:lvlJc w:val="left"/>
      <w:pPr>
        <w:ind w:left="3600" w:hanging="360"/>
      </w:pPr>
    </w:lvl>
    <w:lvl w:ilvl="5" w:tplc="BA001C66">
      <w:start w:val="1"/>
      <w:numFmt w:val="lowerRoman"/>
      <w:lvlText w:val="%6."/>
      <w:lvlJc w:val="right"/>
      <w:pPr>
        <w:ind w:left="4320" w:hanging="180"/>
      </w:pPr>
    </w:lvl>
    <w:lvl w:ilvl="6" w:tplc="F1E8E9B6">
      <w:start w:val="1"/>
      <w:numFmt w:val="decimal"/>
      <w:lvlText w:val="%7."/>
      <w:lvlJc w:val="left"/>
      <w:pPr>
        <w:ind w:left="5040" w:hanging="360"/>
      </w:pPr>
    </w:lvl>
    <w:lvl w:ilvl="7" w:tplc="7A626FBA">
      <w:start w:val="1"/>
      <w:numFmt w:val="lowerLetter"/>
      <w:lvlText w:val="%8."/>
      <w:lvlJc w:val="left"/>
      <w:pPr>
        <w:ind w:left="5760" w:hanging="360"/>
      </w:pPr>
    </w:lvl>
    <w:lvl w:ilvl="8" w:tplc="94447908">
      <w:start w:val="1"/>
      <w:numFmt w:val="lowerRoman"/>
      <w:lvlText w:val="%9."/>
      <w:lvlJc w:val="right"/>
      <w:pPr>
        <w:ind w:left="6480" w:hanging="180"/>
      </w:pPr>
    </w:lvl>
  </w:abstractNum>
  <w:abstractNum w:abstractNumId="41" w15:restartNumberingAfterBreak="0">
    <w:nsid w:val="65471E9D"/>
    <w:multiLevelType w:val="hybridMultilevel"/>
    <w:tmpl w:val="FFFFFFFF"/>
    <w:lvl w:ilvl="0" w:tplc="251270B6">
      <w:start w:val="1"/>
      <w:numFmt w:val="decimal"/>
      <w:lvlText w:val="%1."/>
      <w:lvlJc w:val="left"/>
      <w:pPr>
        <w:ind w:left="720" w:hanging="360"/>
      </w:pPr>
    </w:lvl>
    <w:lvl w:ilvl="1" w:tplc="86D88C36">
      <w:start w:val="1"/>
      <w:numFmt w:val="lowerLetter"/>
      <w:lvlText w:val="%2."/>
      <w:lvlJc w:val="left"/>
      <w:pPr>
        <w:ind w:left="1440" w:hanging="360"/>
      </w:pPr>
    </w:lvl>
    <w:lvl w:ilvl="2" w:tplc="8C564E86">
      <w:start w:val="1"/>
      <w:numFmt w:val="lowerRoman"/>
      <w:lvlText w:val="%3."/>
      <w:lvlJc w:val="right"/>
      <w:pPr>
        <w:ind w:left="2160" w:hanging="180"/>
      </w:pPr>
    </w:lvl>
    <w:lvl w:ilvl="3" w:tplc="ECF055B2">
      <w:start w:val="1"/>
      <w:numFmt w:val="decimal"/>
      <w:lvlText w:val="%4."/>
      <w:lvlJc w:val="left"/>
      <w:pPr>
        <w:ind w:left="2880" w:hanging="360"/>
      </w:pPr>
    </w:lvl>
    <w:lvl w:ilvl="4" w:tplc="EDB6F5C2">
      <w:start w:val="1"/>
      <w:numFmt w:val="lowerLetter"/>
      <w:lvlText w:val="%5."/>
      <w:lvlJc w:val="left"/>
      <w:pPr>
        <w:ind w:left="3600" w:hanging="360"/>
      </w:pPr>
    </w:lvl>
    <w:lvl w:ilvl="5" w:tplc="C2304D06">
      <w:start w:val="1"/>
      <w:numFmt w:val="lowerRoman"/>
      <w:lvlText w:val="%6."/>
      <w:lvlJc w:val="right"/>
      <w:pPr>
        <w:ind w:left="4320" w:hanging="180"/>
      </w:pPr>
    </w:lvl>
    <w:lvl w:ilvl="6" w:tplc="5114F0EC">
      <w:start w:val="1"/>
      <w:numFmt w:val="decimal"/>
      <w:lvlText w:val="%7."/>
      <w:lvlJc w:val="left"/>
      <w:pPr>
        <w:ind w:left="5040" w:hanging="360"/>
      </w:pPr>
    </w:lvl>
    <w:lvl w:ilvl="7" w:tplc="4672E312">
      <w:start w:val="1"/>
      <w:numFmt w:val="lowerLetter"/>
      <w:lvlText w:val="%8."/>
      <w:lvlJc w:val="left"/>
      <w:pPr>
        <w:ind w:left="5760" w:hanging="360"/>
      </w:pPr>
    </w:lvl>
    <w:lvl w:ilvl="8" w:tplc="EE943FC4">
      <w:start w:val="1"/>
      <w:numFmt w:val="lowerRoman"/>
      <w:lvlText w:val="%9."/>
      <w:lvlJc w:val="right"/>
      <w:pPr>
        <w:ind w:left="6480" w:hanging="180"/>
      </w:pPr>
    </w:lvl>
  </w:abstractNum>
  <w:abstractNum w:abstractNumId="42" w15:restartNumberingAfterBreak="0">
    <w:nsid w:val="6DA05687"/>
    <w:multiLevelType w:val="hybridMultilevel"/>
    <w:tmpl w:val="FFFFFFFF"/>
    <w:lvl w:ilvl="0" w:tplc="874A8D14">
      <w:start w:val="1"/>
      <w:numFmt w:val="bullet"/>
      <w:lvlText w:val=""/>
      <w:lvlJc w:val="left"/>
      <w:pPr>
        <w:ind w:left="720" w:hanging="360"/>
      </w:pPr>
      <w:rPr>
        <w:rFonts w:ascii="Symbol" w:hAnsi="Symbol" w:hint="default"/>
      </w:rPr>
    </w:lvl>
    <w:lvl w:ilvl="1" w:tplc="C4DA9608">
      <w:start w:val="1"/>
      <w:numFmt w:val="bullet"/>
      <w:lvlText w:val="o"/>
      <w:lvlJc w:val="left"/>
      <w:pPr>
        <w:ind w:left="1440" w:hanging="360"/>
      </w:pPr>
      <w:rPr>
        <w:rFonts w:ascii="Courier New" w:hAnsi="Courier New" w:hint="default"/>
      </w:rPr>
    </w:lvl>
    <w:lvl w:ilvl="2" w:tplc="2FCAC054">
      <w:start w:val="1"/>
      <w:numFmt w:val="bullet"/>
      <w:lvlText w:val=""/>
      <w:lvlJc w:val="left"/>
      <w:pPr>
        <w:ind w:left="2160" w:hanging="360"/>
      </w:pPr>
      <w:rPr>
        <w:rFonts w:ascii="Wingdings" w:hAnsi="Wingdings" w:hint="default"/>
      </w:rPr>
    </w:lvl>
    <w:lvl w:ilvl="3" w:tplc="CF4AFDA0">
      <w:start w:val="1"/>
      <w:numFmt w:val="bullet"/>
      <w:lvlText w:val=""/>
      <w:lvlJc w:val="left"/>
      <w:pPr>
        <w:ind w:left="2880" w:hanging="360"/>
      </w:pPr>
      <w:rPr>
        <w:rFonts w:ascii="Symbol" w:hAnsi="Symbol" w:hint="default"/>
      </w:rPr>
    </w:lvl>
    <w:lvl w:ilvl="4" w:tplc="9738E470">
      <w:start w:val="1"/>
      <w:numFmt w:val="bullet"/>
      <w:lvlText w:val="o"/>
      <w:lvlJc w:val="left"/>
      <w:pPr>
        <w:ind w:left="3600" w:hanging="360"/>
      </w:pPr>
      <w:rPr>
        <w:rFonts w:ascii="Courier New" w:hAnsi="Courier New" w:hint="default"/>
      </w:rPr>
    </w:lvl>
    <w:lvl w:ilvl="5" w:tplc="31E6C7F8">
      <w:start w:val="1"/>
      <w:numFmt w:val="bullet"/>
      <w:lvlText w:val=""/>
      <w:lvlJc w:val="left"/>
      <w:pPr>
        <w:ind w:left="4320" w:hanging="360"/>
      </w:pPr>
      <w:rPr>
        <w:rFonts w:ascii="Wingdings" w:hAnsi="Wingdings" w:hint="default"/>
      </w:rPr>
    </w:lvl>
    <w:lvl w:ilvl="6" w:tplc="F6800CF4">
      <w:start w:val="1"/>
      <w:numFmt w:val="bullet"/>
      <w:lvlText w:val=""/>
      <w:lvlJc w:val="left"/>
      <w:pPr>
        <w:ind w:left="5040" w:hanging="360"/>
      </w:pPr>
      <w:rPr>
        <w:rFonts w:ascii="Symbol" w:hAnsi="Symbol" w:hint="default"/>
      </w:rPr>
    </w:lvl>
    <w:lvl w:ilvl="7" w:tplc="31D0400E">
      <w:start w:val="1"/>
      <w:numFmt w:val="bullet"/>
      <w:lvlText w:val="o"/>
      <w:lvlJc w:val="left"/>
      <w:pPr>
        <w:ind w:left="5760" w:hanging="360"/>
      </w:pPr>
      <w:rPr>
        <w:rFonts w:ascii="Courier New" w:hAnsi="Courier New" w:hint="default"/>
      </w:rPr>
    </w:lvl>
    <w:lvl w:ilvl="8" w:tplc="B7967956">
      <w:start w:val="1"/>
      <w:numFmt w:val="bullet"/>
      <w:lvlText w:val=""/>
      <w:lvlJc w:val="left"/>
      <w:pPr>
        <w:ind w:left="6480" w:hanging="360"/>
      </w:pPr>
      <w:rPr>
        <w:rFonts w:ascii="Wingdings" w:hAnsi="Wingdings" w:hint="default"/>
      </w:rPr>
    </w:lvl>
  </w:abstractNum>
  <w:abstractNum w:abstractNumId="43" w15:restartNumberingAfterBreak="0">
    <w:nsid w:val="6E087519"/>
    <w:multiLevelType w:val="multilevel"/>
    <w:tmpl w:val="36B2D3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1A04FA5"/>
    <w:multiLevelType w:val="hybridMultilevel"/>
    <w:tmpl w:val="7F3815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15:restartNumberingAfterBreak="0">
    <w:nsid w:val="72F73498"/>
    <w:multiLevelType w:val="hybridMultilevel"/>
    <w:tmpl w:val="DB281692"/>
    <w:lvl w:ilvl="0" w:tplc="3FD073A0">
      <w:start w:val="1"/>
      <w:numFmt w:val="bullet"/>
      <w:lvlText w:val=""/>
      <w:lvlJc w:val="left"/>
      <w:pPr>
        <w:ind w:left="720" w:hanging="360"/>
      </w:pPr>
      <w:rPr>
        <w:rFonts w:ascii="Symbol" w:hAnsi="Symbol" w:hint="default"/>
      </w:rPr>
    </w:lvl>
    <w:lvl w:ilvl="1" w:tplc="50FA1DA8">
      <w:start w:val="1"/>
      <w:numFmt w:val="bullet"/>
      <w:lvlText w:val="o"/>
      <w:lvlJc w:val="left"/>
      <w:pPr>
        <w:ind w:left="1440" w:hanging="360"/>
      </w:pPr>
      <w:rPr>
        <w:rFonts w:ascii="Courier New" w:hAnsi="Courier New" w:hint="default"/>
      </w:rPr>
    </w:lvl>
    <w:lvl w:ilvl="2" w:tplc="35349414">
      <w:start w:val="1"/>
      <w:numFmt w:val="bullet"/>
      <w:lvlText w:val=""/>
      <w:lvlJc w:val="left"/>
      <w:pPr>
        <w:ind w:left="2160" w:hanging="360"/>
      </w:pPr>
      <w:rPr>
        <w:rFonts w:ascii="Wingdings" w:hAnsi="Wingdings" w:hint="default"/>
      </w:rPr>
    </w:lvl>
    <w:lvl w:ilvl="3" w:tplc="488A531E">
      <w:start w:val="1"/>
      <w:numFmt w:val="bullet"/>
      <w:lvlText w:val=""/>
      <w:lvlJc w:val="left"/>
      <w:pPr>
        <w:ind w:left="2880" w:hanging="360"/>
      </w:pPr>
      <w:rPr>
        <w:rFonts w:ascii="Symbol" w:hAnsi="Symbol" w:hint="default"/>
      </w:rPr>
    </w:lvl>
    <w:lvl w:ilvl="4" w:tplc="2B26C094">
      <w:start w:val="1"/>
      <w:numFmt w:val="bullet"/>
      <w:lvlText w:val="o"/>
      <w:lvlJc w:val="left"/>
      <w:pPr>
        <w:ind w:left="3600" w:hanging="360"/>
      </w:pPr>
      <w:rPr>
        <w:rFonts w:ascii="Courier New" w:hAnsi="Courier New" w:hint="default"/>
      </w:rPr>
    </w:lvl>
    <w:lvl w:ilvl="5" w:tplc="844A7C28">
      <w:start w:val="1"/>
      <w:numFmt w:val="bullet"/>
      <w:lvlText w:val=""/>
      <w:lvlJc w:val="left"/>
      <w:pPr>
        <w:ind w:left="4320" w:hanging="360"/>
      </w:pPr>
      <w:rPr>
        <w:rFonts w:ascii="Wingdings" w:hAnsi="Wingdings" w:hint="default"/>
      </w:rPr>
    </w:lvl>
    <w:lvl w:ilvl="6" w:tplc="7DD0117A">
      <w:start w:val="1"/>
      <w:numFmt w:val="bullet"/>
      <w:lvlText w:val=""/>
      <w:lvlJc w:val="left"/>
      <w:pPr>
        <w:ind w:left="5040" w:hanging="360"/>
      </w:pPr>
      <w:rPr>
        <w:rFonts w:ascii="Symbol" w:hAnsi="Symbol" w:hint="default"/>
      </w:rPr>
    </w:lvl>
    <w:lvl w:ilvl="7" w:tplc="BEA4137E">
      <w:start w:val="1"/>
      <w:numFmt w:val="bullet"/>
      <w:lvlText w:val="o"/>
      <w:lvlJc w:val="left"/>
      <w:pPr>
        <w:ind w:left="5760" w:hanging="360"/>
      </w:pPr>
      <w:rPr>
        <w:rFonts w:ascii="Courier New" w:hAnsi="Courier New" w:hint="default"/>
      </w:rPr>
    </w:lvl>
    <w:lvl w:ilvl="8" w:tplc="1CB6B5D2">
      <w:start w:val="1"/>
      <w:numFmt w:val="bullet"/>
      <w:lvlText w:val=""/>
      <w:lvlJc w:val="left"/>
      <w:pPr>
        <w:ind w:left="6480" w:hanging="360"/>
      </w:pPr>
      <w:rPr>
        <w:rFonts w:ascii="Wingdings" w:hAnsi="Wingdings" w:hint="default"/>
      </w:rPr>
    </w:lvl>
  </w:abstractNum>
  <w:abstractNum w:abstractNumId="46" w15:restartNumberingAfterBreak="0">
    <w:nsid w:val="745E1892"/>
    <w:multiLevelType w:val="hybridMultilevel"/>
    <w:tmpl w:val="C0309BF2"/>
    <w:lvl w:ilvl="0" w:tplc="FB6882FA">
      <w:start w:val="1"/>
      <w:numFmt w:val="decimal"/>
      <w:lvlText w:val="%1."/>
      <w:lvlJc w:val="left"/>
      <w:pPr>
        <w:ind w:left="720" w:hanging="360"/>
      </w:pPr>
    </w:lvl>
    <w:lvl w:ilvl="1" w:tplc="175EF888">
      <w:start w:val="1"/>
      <w:numFmt w:val="lowerLetter"/>
      <w:lvlText w:val="%2."/>
      <w:lvlJc w:val="left"/>
      <w:pPr>
        <w:ind w:left="1440" w:hanging="360"/>
      </w:pPr>
    </w:lvl>
    <w:lvl w:ilvl="2" w:tplc="19F095C8">
      <w:start w:val="1"/>
      <w:numFmt w:val="lowerRoman"/>
      <w:lvlText w:val="%3."/>
      <w:lvlJc w:val="right"/>
      <w:pPr>
        <w:ind w:left="2160" w:hanging="180"/>
      </w:pPr>
    </w:lvl>
    <w:lvl w:ilvl="3" w:tplc="8958930C">
      <w:start w:val="1"/>
      <w:numFmt w:val="decimal"/>
      <w:lvlText w:val="%4."/>
      <w:lvlJc w:val="left"/>
      <w:pPr>
        <w:ind w:left="2880" w:hanging="360"/>
      </w:pPr>
    </w:lvl>
    <w:lvl w:ilvl="4" w:tplc="D00C081A">
      <w:start w:val="1"/>
      <w:numFmt w:val="lowerLetter"/>
      <w:lvlText w:val="%5."/>
      <w:lvlJc w:val="left"/>
      <w:pPr>
        <w:ind w:left="3600" w:hanging="360"/>
      </w:pPr>
    </w:lvl>
    <w:lvl w:ilvl="5" w:tplc="0726AC00">
      <w:start w:val="1"/>
      <w:numFmt w:val="lowerRoman"/>
      <w:lvlText w:val="%6."/>
      <w:lvlJc w:val="right"/>
      <w:pPr>
        <w:ind w:left="4320" w:hanging="180"/>
      </w:pPr>
    </w:lvl>
    <w:lvl w:ilvl="6" w:tplc="26AE3746">
      <w:start w:val="1"/>
      <w:numFmt w:val="decimal"/>
      <w:lvlText w:val="%7."/>
      <w:lvlJc w:val="left"/>
      <w:pPr>
        <w:ind w:left="5040" w:hanging="360"/>
      </w:pPr>
    </w:lvl>
    <w:lvl w:ilvl="7" w:tplc="BF28DFE4">
      <w:start w:val="1"/>
      <w:numFmt w:val="lowerLetter"/>
      <w:lvlText w:val="%8."/>
      <w:lvlJc w:val="left"/>
      <w:pPr>
        <w:ind w:left="5760" w:hanging="360"/>
      </w:pPr>
    </w:lvl>
    <w:lvl w:ilvl="8" w:tplc="D2BAA3EC">
      <w:start w:val="1"/>
      <w:numFmt w:val="lowerRoman"/>
      <w:lvlText w:val="%9."/>
      <w:lvlJc w:val="right"/>
      <w:pPr>
        <w:ind w:left="6480" w:hanging="180"/>
      </w:pPr>
    </w:lvl>
  </w:abstractNum>
  <w:abstractNum w:abstractNumId="47" w15:restartNumberingAfterBreak="0">
    <w:nsid w:val="74907DC6"/>
    <w:multiLevelType w:val="hybridMultilevel"/>
    <w:tmpl w:val="FFFFFFFF"/>
    <w:lvl w:ilvl="0" w:tplc="C67C09BA">
      <w:start w:val="1"/>
      <w:numFmt w:val="bullet"/>
      <w:lvlText w:val=""/>
      <w:lvlJc w:val="left"/>
      <w:pPr>
        <w:ind w:left="720" w:hanging="360"/>
      </w:pPr>
      <w:rPr>
        <w:rFonts w:ascii="Symbol" w:hAnsi="Symbol" w:hint="default"/>
      </w:rPr>
    </w:lvl>
    <w:lvl w:ilvl="1" w:tplc="85EE8F76">
      <w:start w:val="1"/>
      <w:numFmt w:val="bullet"/>
      <w:lvlText w:val="o"/>
      <w:lvlJc w:val="left"/>
      <w:pPr>
        <w:ind w:left="1440" w:hanging="360"/>
      </w:pPr>
      <w:rPr>
        <w:rFonts w:ascii="Courier New" w:hAnsi="Courier New" w:hint="default"/>
      </w:rPr>
    </w:lvl>
    <w:lvl w:ilvl="2" w:tplc="14881606">
      <w:start w:val="1"/>
      <w:numFmt w:val="bullet"/>
      <w:lvlText w:val=""/>
      <w:lvlJc w:val="left"/>
      <w:pPr>
        <w:ind w:left="2160" w:hanging="360"/>
      </w:pPr>
      <w:rPr>
        <w:rFonts w:ascii="Wingdings" w:hAnsi="Wingdings" w:hint="default"/>
      </w:rPr>
    </w:lvl>
    <w:lvl w:ilvl="3" w:tplc="2DE8772A">
      <w:start w:val="1"/>
      <w:numFmt w:val="bullet"/>
      <w:lvlText w:val=""/>
      <w:lvlJc w:val="left"/>
      <w:pPr>
        <w:ind w:left="2880" w:hanging="360"/>
      </w:pPr>
      <w:rPr>
        <w:rFonts w:ascii="Symbol" w:hAnsi="Symbol" w:hint="default"/>
      </w:rPr>
    </w:lvl>
    <w:lvl w:ilvl="4" w:tplc="F490BE30">
      <w:start w:val="1"/>
      <w:numFmt w:val="bullet"/>
      <w:lvlText w:val="o"/>
      <w:lvlJc w:val="left"/>
      <w:pPr>
        <w:ind w:left="3600" w:hanging="360"/>
      </w:pPr>
      <w:rPr>
        <w:rFonts w:ascii="Courier New" w:hAnsi="Courier New" w:hint="default"/>
      </w:rPr>
    </w:lvl>
    <w:lvl w:ilvl="5" w:tplc="D7A0C514">
      <w:start w:val="1"/>
      <w:numFmt w:val="bullet"/>
      <w:lvlText w:val=""/>
      <w:lvlJc w:val="left"/>
      <w:pPr>
        <w:ind w:left="4320" w:hanging="360"/>
      </w:pPr>
      <w:rPr>
        <w:rFonts w:ascii="Wingdings" w:hAnsi="Wingdings" w:hint="default"/>
      </w:rPr>
    </w:lvl>
    <w:lvl w:ilvl="6" w:tplc="3FAC38A0">
      <w:start w:val="1"/>
      <w:numFmt w:val="bullet"/>
      <w:lvlText w:val=""/>
      <w:lvlJc w:val="left"/>
      <w:pPr>
        <w:ind w:left="5040" w:hanging="360"/>
      </w:pPr>
      <w:rPr>
        <w:rFonts w:ascii="Symbol" w:hAnsi="Symbol" w:hint="default"/>
      </w:rPr>
    </w:lvl>
    <w:lvl w:ilvl="7" w:tplc="B4C224D2">
      <w:start w:val="1"/>
      <w:numFmt w:val="bullet"/>
      <w:lvlText w:val="o"/>
      <w:lvlJc w:val="left"/>
      <w:pPr>
        <w:ind w:left="5760" w:hanging="360"/>
      </w:pPr>
      <w:rPr>
        <w:rFonts w:ascii="Courier New" w:hAnsi="Courier New" w:hint="default"/>
      </w:rPr>
    </w:lvl>
    <w:lvl w:ilvl="8" w:tplc="0DEC9926">
      <w:start w:val="1"/>
      <w:numFmt w:val="bullet"/>
      <w:lvlText w:val=""/>
      <w:lvlJc w:val="left"/>
      <w:pPr>
        <w:ind w:left="6480" w:hanging="360"/>
      </w:pPr>
      <w:rPr>
        <w:rFonts w:ascii="Wingdings" w:hAnsi="Wingdings" w:hint="default"/>
      </w:rPr>
    </w:lvl>
  </w:abstractNum>
  <w:abstractNum w:abstractNumId="48" w15:restartNumberingAfterBreak="0">
    <w:nsid w:val="784A010F"/>
    <w:multiLevelType w:val="hybridMultilevel"/>
    <w:tmpl w:val="882ED90A"/>
    <w:lvl w:ilvl="0" w:tplc="42BEC2EC">
      <w:start w:val="2"/>
      <w:numFmt w:val="bullet"/>
      <w:lvlText w:val="-"/>
      <w:lvlJc w:val="left"/>
      <w:pPr>
        <w:ind w:left="1080" w:hanging="360"/>
      </w:pPr>
      <w:rPr>
        <w:rFonts w:ascii="Consolas" w:eastAsiaTheme="minorHAnsi" w:hAnsi="Consola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78995FF8"/>
    <w:multiLevelType w:val="hybridMultilevel"/>
    <w:tmpl w:val="FFFFFFFF"/>
    <w:lvl w:ilvl="0" w:tplc="0AD4A25E">
      <w:start w:val="1"/>
      <w:numFmt w:val="decimal"/>
      <w:lvlText w:val="%1."/>
      <w:lvlJc w:val="left"/>
      <w:pPr>
        <w:ind w:left="720" w:hanging="360"/>
      </w:pPr>
    </w:lvl>
    <w:lvl w:ilvl="1" w:tplc="86C49F30">
      <w:start w:val="1"/>
      <w:numFmt w:val="lowerLetter"/>
      <w:lvlText w:val="%2."/>
      <w:lvlJc w:val="left"/>
      <w:pPr>
        <w:ind w:left="1440" w:hanging="360"/>
      </w:pPr>
    </w:lvl>
    <w:lvl w:ilvl="2" w:tplc="92149D8C">
      <w:start w:val="1"/>
      <w:numFmt w:val="lowerRoman"/>
      <w:lvlText w:val="%3."/>
      <w:lvlJc w:val="right"/>
      <w:pPr>
        <w:ind w:left="2160" w:hanging="180"/>
      </w:pPr>
    </w:lvl>
    <w:lvl w:ilvl="3" w:tplc="A3B03F08">
      <w:start w:val="1"/>
      <w:numFmt w:val="decimal"/>
      <w:lvlText w:val="%4."/>
      <w:lvlJc w:val="left"/>
      <w:pPr>
        <w:ind w:left="2880" w:hanging="360"/>
      </w:pPr>
    </w:lvl>
    <w:lvl w:ilvl="4" w:tplc="6AFE0538">
      <w:start w:val="1"/>
      <w:numFmt w:val="lowerLetter"/>
      <w:lvlText w:val="%5."/>
      <w:lvlJc w:val="left"/>
      <w:pPr>
        <w:ind w:left="3600" w:hanging="360"/>
      </w:pPr>
    </w:lvl>
    <w:lvl w:ilvl="5" w:tplc="B4107708">
      <w:start w:val="1"/>
      <w:numFmt w:val="lowerRoman"/>
      <w:lvlText w:val="%6."/>
      <w:lvlJc w:val="right"/>
      <w:pPr>
        <w:ind w:left="4320" w:hanging="180"/>
      </w:pPr>
    </w:lvl>
    <w:lvl w:ilvl="6" w:tplc="CEB8E166">
      <w:start w:val="1"/>
      <w:numFmt w:val="decimal"/>
      <w:lvlText w:val="%7."/>
      <w:lvlJc w:val="left"/>
      <w:pPr>
        <w:ind w:left="5040" w:hanging="360"/>
      </w:pPr>
    </w:lvl>
    <w:lvl w:ilvl="7" w:tplc="9A3EE054">
      <w:start w:val="1"/>
      <w:numFmt w:val="lowerLetter"/>
      <w:lvlText w:val="%8."/>
      <w:lvlJc w:val="left"/>
      <w:pPr>
        <w:ind w:left="5760" w:hanging="360"/>
      </w:pPr>
    </w:lvl>
    <w:lvl w:ilvl="8" w:tplc="BB2E54F6">
      <w:start w:val="1"/>
      <w:numFmt w:val="lowerRoman"/>
      <w:lvlText w:val="%9."/>
      <w:lvlJc w:val="right"/>
      <w:pPr>
        <w:ind w:left="6480" w:hanging="180"/>
      </w:pPr>
    </w:lvl>
  </w:abstractNum>
  <w:abstractNum w:abstractNumId="50" w15:restartNumberingAfterBreak="0">
    <w:nsid w:val="7A207AA9"/>
    <w:multiLevelType w:val="multilevel"/>
    <w:tmpl w:val="05888E2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1" w15:restartNumberingAfterBreak="0">
    <w:nsid w:val="7BE00329"/>
    <w:multiLevelType w:val="hybridMultilevel"/>
    <w:tmpl w:val="CC788EF8"/>
    <w:lvl w:ilvl="0" w:tplc="37504E8A">
      <w:start w:val="1"/>
      <w:numFmt w:val="decimal"/>
      <w:lvlText w:val="%1."/>
      <w:lvlJc w:val="left"/>
      <w:pPr>
        <w:ind w:left="720" w:hanging="360"/>
      </w:pPr>
    </w:lvl>
    <w:lvl w:ilvl="1" w:tplc="5434E530">
      <w:start w:val="1"/>
      <w:numFmt w:val="lowerLetter"/>
      <w:lvlText w:val="%2."/>
      <w:lvlJc w:val="left"/>
      <w:pPr>
        <w:ind w:left="1440" w:hanging="360"/>
      </w:pPr>
    </w:lvl>
    <w:lvl w:ilvl="2" w:tplc="147880CA">
      <w:start w:val="1"/>
      <w:numFmt w:val="lowerRoman"/>
      <w:lvlText w:val="%3."/>
      <w:lvlJc w:val="right"/>
      <w:pPr>
        <w:ind w:left="2160" w:hanging="180"/>
      </w:pPr>
    </w:lvl>
    <w:lvl w:ilvl="3" w:tplc="4A202B1A">
      <w:start w:val="1"/>
      <w:numFmt w:val="decimal"/>
      <w:lvlText w:val="%4."/>
      <w:lvlJc w:val="left"/>
      <w:pPr>
        <w:ind w:left="2880" w:hanging="360"/>
      </w:pPr>
    </w:lvl>
    <w:lvl w:ilvl="4" w:tplc="F51A844A">
      <w:start w:val="1"/>
      <w:numFmt w:val="lowerLetter"/>
      <w:lvlText w:val="%5."/>
      <w:lvlJc w:val="left"/>
      <w:pPr>
        <w:ind w:left="3600" w:hanging="360"/>
      </w:pPr>
    </w:lvl>
    <w:lvl w:ilvl="5" w:tplc="A62ECFFA">
      <w:start w:val="1"/>
      <w:numFmt w:val="lowerRoman"/>
      <w:lvlText w:val="%6."/>
      <w:lvlJc w:val="right"/>
      <w:pPr>
        <w:ind w:left="4320" w:hanging="180"/>
      </w:pPr>
    </w:lvl>
    <w:lvl w:ilvl="6" w:tplc="510E0320">
      <w:start w:val="1"/>
      <w:numFmt w:val="decimal"/>
      <w:lvlText w:val="%7."/>
      <w:lvlJc w:val="left"/>
      <w:pPr>
        <w:ind w:left="5040" w:hanging="360"/>
      </w:pPr>
    </w:lvl>
    <w:lvl w:ilvl="7" w:tplc="48F8CA8E">
      <w:start w:val="1"/>
      <w:numFmt w:val="lowerLetter"/>
      <w:lvlText w:val="%8."/>
      <w:lvlJc w:val="left"/>
      <w:pPr>
        <w:ind w:left="5760" w:hanging="360"/>
      </w:pPr>
    </w:lvl>
    <w:lvl w:ilvl="8" w:tplc="5A5A84F4">
      <w:start w:val="1"/>
      <w:numFmt w:val="lowerRoman"/>
      <w:lvlText w:val="%9."/>
      <w:lvlJc w:val="right"/>
      <w:pPr>
        <w:ind w:left="6480" w:hanging="180"/>
      </w:pPr>
    </w:lvl>
  </w:abstractNum>
  <w:abstractNum w:abstractNumId="52" w15:restartNumberingAfterBreak="0">
    <w:nsid w:val="7DCF4C1E"/>
    <w:multiLevelType w:val="hybridMultilevel"/>
    <w:tmpl w:val="5C6861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3" w15:restartNumberingAfterBreak="0">
    <w:nsid w:val="7F250B77"/>
    <w:multiLevelType w:val="hybridMultilevel"/>
    <w:tmpl w:val="FFFFFFFF"/>
    <w:lvl w:ilvl="0" w:tplc="FAD67176">
      <w:start w:val="1"/>
      <w:numFmt w:val="decimal"/>
      <w:lvlText w:val="%1."/>
      <w:lvlJc w:val="left"/>
      <w:pPr>
        <w:ind w:left="720" w:hanging="360"/>
      </w:pPr>
    </w:lvl>
    <w:lvl w:ilvl="1" w:tplc="52FE5E7E">
      <w:start w:val="1"/>
      <w:numFmt w:val="lowerLetter"/>
      <w:lvlText w:val="%2."/>
      <w:lvlJc w:val="left"/>
      <w:pPr>
        <w:ind w:left="1440" w:hanging="360"/>
      </w:pPr>
    </w:lvl>
    <w:lvl w:ilvl="2" w:tplc="9B70B9A4">
      <w:start w:val="1"/>
      <w:numFmt w:val="lowerRoman"/>
      <w:lvlText w:val="%3."/>
      <w:lvlJc w:val="right"/>
      <w:pPr>
        <w:ind w:left="2160" w:hanging="180"/>
      </w:pPr>
    </w:lvl>
    <w:lvl w:ilvl="3" w:tplc="4502BD48">
      <w:start w:val="1"/>
      <w:numFmt w:val="decimal"/>
      <w:lvlText w:val="%4."/>
      <w:lvlJc w:val="left"/>
      <w:pPr>
        <w:ind w:left="2880" w:hanging="360"/>
      </w:pPr>
    </w:lvl>
    <w:lvl w:ilvl="4" w:tplc="0AB8B114">
      <w:start w:val="1"/>
      <w:numFmt w:val="lowerLetter"/>
      <w:lvlText w:val="%5."/>
      <w:lvlJc w:val="left"/>
      <w:pPr>
        <w:ind w:left="3600" w:hanging="360"/>
      </w:pPr>
    </w:lvl>
    <w:lvl w:ilvl="5" w:tplc="CE96D452">
      <w:start w:val="1"/>
      <w:numFmt w:val="lowerRoman"/>
      <w:lvlText w:val="%6."/>
      <w:lvlJc w:val="right"/>
      <w:pPr>
        <w:ind w:left="4320" w:hanging="180"/>
      </w:pPr>
    </w:lvl>
    <w:lvl w:ilvl="6" w:tplc="FB1AA122">
      <w:start w:val="1"/>
      <w:numFmt w:val="decimal"/>
      <w:lvlText w:val="%7."/>
      <w:lvlJc w:val="left"/>
      <w:pPr>
        <w:ind w:left="5040" w:hanging="360"/>
      </w:pPr>
    </w:lvl>
    <w:lvl w:ilvl="7" w:tplc="1486BFB8">
      <w:start w:val="1"/>
      <w:numFmt w:val="lowerLetter"/>
      <w:lvlText w:val="%8."/>
      <w:lvlJc w:val="left"/>
      <w:pPr>
        <w:ind w:left="5760" w:hanging="360"/>
      </w:pPr>
    </w:lvl>
    <w:lvl w:ilvl="8" w:tplc="8DF6B7BA">
      <w:start w:val="1"/>
      <w:numFmt w:val="lowerRoman"/>
      <w:lvlText w:val="%9."/>
      <w:lvlJc w:val="right"/>
      <w:pPr>
        <w:ind w:left="6480" w:hanging="180"/>
      </w:pPr>
    </w:lvl>
  </w:abstractNum>
  <w:num w:numId="1">
    <w:abstractNumId w:val="10"/>
  </w:num>
  <w:num w:numId="2">
    <w:abstractNumId w:val="7"/>
  </w:num>
  <w:num w:numId="3">
    <w:abstractNumId w:val="16"/>
  </w:num>
  <w:num w:numId="4">
    <w:abstractNumId w:val="12"/>
  </w:num>
  <w:num w:numId="5">
    <w:abstractNumId w:val="11"/>
  </w:num>
  <w:num w:numId="6">
    <w:abstractNumId w:val="34"/>
  </w:num>
  <w:num w:numId="7">
    <w:abstractNumId w:val="42"/>
  </w:num>
  <w:num w:numId="8">
    <w:abstractNumId w:val="31"/>
  </w:num>
  <w:num w:numId="9">
    <w:abstractNumId w:val="36"/>
  </w:num>
  <w:num w:numId="10">
    <w:abstractNumId w:val="49"/>
  </w:num>
  <w:num w:numId="11">
    <w:abstractNumId w:val="40"/>
  </w:num>
  <w:num w:numId="12">
    <w:abstractNumId w:val="5"/>
  </w:num>
  <w:num w:numId="13">
    <w:abstractNumId w:val="24"/>
  </w:num>
  <w:num w:numId="14">
    <w:abstractNumId w:val="45"/>
  </w:num>
  <w:num w:numId="15">
    <w:abstractNumId w:val="22"/>
  </w:num>
  <w:num w:numId="16">
    <w:abstractNumId w:val="35"/>
  </w:num>
  <w:num w:numId="17">
    <w:abstractNumId w:val="27"/>
  </w:num>
  <w:num w:numId="18">
    <w:abstractNumId w:val="29"/>
  </w:num>
  <w:num w:numId="19">
    <w:abstractNumId w:val="28"/>
  </w:num>
  <w:num w:numId="20">
    <w:abstractNumId w:val="25"/>
  </w:num>
  <w:num w:numId="21">
    <w:abstractNumId w:val="19"/>
  </w:num>
  <w:num w:numId="22">
    <w:abstractNumId w:val="13"/>
  </w:num>
  <w:num w:numId="23">
    <w:abstractNumId w:val="14"/>
  </w:num>
  <w:num w:numId="24">
    <w:abstractNumId w:val="0"/>
  </w:num>
  <w:num w:numId="25">
    <w:abstractNumId w:val="21"/>
  </w:num>
  <w:num w:numId="26">
    <w:abstractNumId w:val="44"/>
  </w:num>
  <w:num w:numId="27">
    <w:abstractNumId w:val="52"/>
  </w:num>
  <w:num w:numId="28">
    <w:abstractNumId w:val="15"/>
  </w:num>
  <w:num w:numId="29">
    <w:abstractNumId w:val="33"/>
  </w:num>
  <w:num w:numId="30">
    <w:abstractNumId w:val="17"/>
  </w:num>
  <w:num w:numId="31">
    <w:abstractNumId w:val="23"/>
  </w:num>
  <w:num w:numId="32">
    <w:abstractNumId w:val="43"/>
  </w:num>
  <w:num w:numId="33">
    <w:abstractNumId w:val="30"/>
  </w:num>
  <w:num w:numId="34">
    <w:abstractNumId w:val="48"/>
  </w:num>
  <w:num w:numId="35">
    <w:abstractNumId w:val="2"/>
  </w:num>
  <w:num w:numId="36">
    <w:abstractNumId w:val="38"/>
  </w:num>
  <w:num w:numId="37">
    <w:abstractNumId w:val="20"/>
  </w:num>
  <w:num w:numId="38">
    <w:abstractNumId w:val="50"/>
  </w:num>
  <w:num w:numId="39">
    <w:abstractNumId w:val="3"/>
  </w:num>
  <w:num w:numId="40">
    <w:abstractNumId w:val="39"/>
  </w:num>
  <w:num w:numId="41">
    <w:abstractNumId w:val="53"/>
  </w:num>
  <w:num w:numId="42">
    <w:abstractNumId w:val="1"/>
  </w:num>
  <w:num w:numId="43">
    <w:abstractNumId w:val="9"/>
  </w:num>
  <w:num w:numId="44">
    <w:abstractNumId w:val="8"/>
  </w:num>
  <w:num w:numId="45">
    <w:abstractNumId w:val="26"/>
  </w:num>
  <w:num w:numId="46">
    <w:abstractNumId w:val="47"/>
  </w:num>
  <w:num w:numId="47">
    <w:abstractNumId w:val="4"/>
  </w:num>
  <w:num w:numId="48">
    <w:abstractNumId w:val="51"/>
  </w:num>
  <w:num w:numId="49">
    <w:abstractNumId w:val="46"/>
  </w:num>
  <w:num w:numId="50">
    <w:abstractNumId w:val="6"/>
  </w:num>
  <w:num w:numId="51">
    <w:abstractNumId w:val="18"/>
  </w:num>
  <w:num w:numId="52">
    <w:abstractNumId w:val="41"/>
  </w:num>
  <w:num w:numId="53">
    <w:abstractNumId w:val="32"/>
  </w:num>
  <w:num w:numId="54">
    <w:abstractNumId w:val="37"/>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 Whyte (Aquent LLC)">
    <w15:presenceInfo w15:providerId="AD" w15:userId="S::v-ianwhyte@microsoft.com::d91a556d-dcd8-48d1-b4c1-74eca344f39c"/>
  </w15:person>
  <w15:person w15:author="Tushar Juneja">
    <w15:presenceInfo w15:providerId="AD" w15:userId="S::tusharjuneja@microsoft.com::893e7eb4-aebb-49a3-80fd-c0c0b187c6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3NjA2sLQwNDQytjRU0lEKTi0uzszPAykwrAUA9qGtTywAAAA="/>
  </w:docVars>
  <w:rsids>
    <w:rsidRoot w:val="003551E7"/>
    <w:rsid w:val="00002342"/>
    <w:rsid w:val="00003CA1"/>
    <w:rsid w:val="000045AE"/>
    <w:rsid w:val="000052BA"/>
    <w:rsid w:val="0000E87B"/>
    <w:rsid w:val="000110B1"/>
    <w:rsid w:val="00012703"/>
    <w:rsid w:val="0001620A"/>
    <w:rsid w:val="00020D90"/>
    <w:rsid w:val="00022A5B"/>
    <w:rsid w:val="000243B5"/>
    <w:rsid w:val="00024794"/>
    <w:rsid w:val="00024BFA"/>
    <w:rsid w:val="000253B4"/>
    <w:rsid w:val="000264E0"/>
    <w:rsid w:val="00026BAB"/>
    <w:rsid w:val="00026E6C"/>
    <w:rsid w:val="000314FB"/>
    <w:rsid w:val="000324B8"/>
    <w:rsid w:val="00032E9C"/>
    <w:rsid w:val="00037DFB"/>
    <w:rsid w:val="00041488"/>
    <w:rsid w:val="0004228D"/>
    <w:rsid w:val="000425A2"/>
    <w:rsid w:val="00042F5E"/>
    <w:rsid w:val="000444F9"/>
    <w:rsid w:val="00046AE8"/>
    <w:rsid w:val="000558A8"/>
    <w:rsid w:val="00056B9E"/>
    <w:rsid w:val="0006779A"/>
    <w:rsid w:val="00070E74"/>
    <w:rsid w:val="000776D2"/>
    <w:rsid w:val="00080BE2"/>
    <w:rsid w:val="00082FD1"/>
    <w:rsid w:val="000947E6"/>
    <w:rsid w:val="00094F94"/>
    <w:rsid w:val="0009505E"/>
    <w:rsid w:val="00096401"/>
    <w:rsid w:val="00096B56"/>
    <w:rsid w:val="000A3FF3"/>
    <w:rsid w:val="000A71B5"/>
    <w:rsid w:val="000B010A"/>
    <w:rsid w:val="000B2B1A"/>
    <w:rsid w:val="000B4724"/>
    <w:rsid w:val="000B5A5E"/>
    <w:rsid w:val="000B6B7E"/>
    <w:rsid w:val="000C5A90"/>
    <w:rsid w:val="000C6467"/>
    <w:rsid w:val="000D4F8D"/>
    <w:rsid w:val="000E08E6"/>
    <w:rsid w:val="000F0152"/>
    <w:rsid w:val="000F0262"/>
    <w:rsid w:val="000F5DF3"/>
    <w:rsid w:val="0010021D"/>
    <w:rsid w:val="001002CA"/>
    <w:rsid w:val="00101A78"/>
    <w:rsid w:val="00105806"/>
    <w:rsid w:val="001076F5"/>
    <w:rsid w:val="00111817"/>
    <w:rsid w:val="00116C54"/>
    <w:rsid w:val="001254FA"/>
    <w:rsid w:val="00130D9D"/>
    <w:rsid w:val="00133055"/>
    <w:rsid w:val="00134FC8"/>
    <w:rsid w:val="00135344"/>
    <w:rsid w:val="00136496"/>
    <w:rsid w:val="001372D0"/>
    <w:rsid w:val="001375BE"/>
    <w:rsid w:val="00140141"/>
    <w:rsid w:val="00141CEB"/>
    <w:rsid w:val="00142D09"/>
    <w:rsid w:val="00144375"/>
    <w:rsid w:val="00145878"/>
    <w:rsid w:val="001511C0"/>
    <w:rsid w:val="0015173F"/>
    <w:rsid w:val="0015193A"/>
    <w:rsid w:val="00152484"/>
    <w:rsid w:val="00152BB2"/>
    <w:rsid w:val="00162F4C"/>
    <w:rsid w:val="00164D9C"/>
    <w:rsid w:val="0016637C"/>
    <w:rsid w:val="001678E4"/>
    <w:rsid w:val="00170023"/>
    <w:rsid w:val="00176117"/>
    <w:rsid w:val="0017756D"/>
    <w:rsid w:val="001823EA"/>
    <w:rsid w:val="00182805"/>
    <w:rsid w:val="00183E80"/>
    <w:rsid w:val="00186B90"/>
    <w:rsid w:val="00192483"/>
    <w:rsid w:val="00192CA8"/>
    <w:rsid w:val="00195E2E"/>
    <w:rsid w:val="001A4764"/>
    <w:rsid w:val="001A5F8D"/>
    <w:rsid w:val="001B4048"/>
    <w:rsid w:val="001B512D"/>
    <w:rsid w:val="001B6C49"/>
    <w:rsid w:val="001B749C"/>
    <w:rsid w:val="001B7650"/>
    <w:rsid w:val="001C3F24"/>
    <w:rsid w:val="001C5F74"/>
    <w:rsid w:val="001C6C66"/>
    <w:rsid w:val="001C75D6"/>
    <w:rsid w:val="001D14C7"/>
    <w:rsid w:val="001D450C"/>
    <w:rsid w:val="001D48CB"/>
    <w:rsid w:val="001D6FE1"/>
    <w:rsid w:val="001E77D5"/>
    <w:rsid w:val="001F6950"/>
    <w:rsid w:val="00200817"/>
    <w:rsid w:val="0020190A"/>
    <w:rsid w:val="00210347"/>
    <w:rsid w:val="002164CC"/>
    <w:rsid w:val="00217F83"/>
    <w:rsid w:val="00223852"/>
    <w:rsid w:val="0022761F"/>
    <w:rsid w:val="00232ED0"/>
    <w:rsid w:val="00235040"/>
    <w:rsid w:val="0024186A"/>
    <w:rsid w:val="002502D7"/>
    <w:rsid w:val="00250657"/>
    <w:rsid w:val="00255C30"/>
    <w:rsid w:val="0025741B"/>
    <w:rsid w:val="0025744F"/>
    <w:rsid w:val="00262023"/>
    <w:rsid w:val="002676E8"/>
    <w:rsid w:val="00267ECB"/>
    <w:rsid w:val="00275FE7"/>
    <w:rsid w:val="00280703"/>
    <w:rsid w:val="002807E5"/>
    <w:rsid w:val="00280C50"/>
    <w:rsid w:val="00281ED3"/>
    <w:rsid w:val="00284A9F"/>
    <w:rsid w:val="00292C1B"/>
    <w:rsid w:val="002955CD"/>
    <w:rsid w:val="00295A53"/>
    <w:rsid w:val="00297AB5"/>
    <w:rsid w:val="002A4067"/>
    <w:rsid w:val="002B06FA"/>
    <w:rsid w:val="002B3D29"/>
    <w:rsid w:val="002B5343"/>
    <w:rsid w:val="002C076A"/>
    <w:rsid w:val="002C1F0B"/>
    <w:rsid w:val="002D0DF2"/>
    <w:rsid w:val="002D56ED"/>
    <w:rsid w:val="002E3075"/>
    <w:rsid w:val="002E328A"/>
    <w:rsid w:val="002E4408"/>
    <w:rsid w:val="002E61D2"/>
    <w:rsid w:val="002F3886"/>
    <w:rsid w:val="0030678E"/>
    <w:rsid w:val="0031146D"/>
    <w:rsid w:val="0031405B"/>
    <w:rsid w:val="00314CB2"/>
    <w:rsid w:val="00324BAC"/>
    <w:rsid w:val="00331C59"/>
    <w:rsid w:val="003322DA"/>
    <w:rsid w:val="003325AC"/>
    <w:rsid w:val="00335CA5"/>
    <w:rsid w:val="0033767E"/>
    <w:rsid w:val="00340AB4"/>
    <w:rsid w:val="003418F9"/>
    <w:rsid w:val="00343201"/>
    <w:rsid w:val="00343EC3"/>
    <w:rsid w:val="0034595D"/>
    <w:rsid w:val="003500A8"/>
    <w:rsid w:val="0035047E"/>
    <w:rsid w:val="0035127B"/>
    <w:rsid w:val="00351ED7"/>
    <w:rsid w:val="003548B9"/>
    <w:rsid w:val="003551E7"/>
    <w:rsid w:val="00355417"/>
    <w:rsid w:val="003563DC"/>
    <w:rsid w:val="00365822"/>
    <w:rsid w:val="003711BC"/>
    <w:rsid w:val="00372B4F"/>
    <w:rsid w:val="003805B5"/>
    <w:rsid w:val="003808CE"/>
    <w:rsid w:val="00385F6D"/>
    <w:rsid w:val="003863A6"/>
    <w:rsid w:val="00391085"/>
    <w:rsid w:val="00393F5E"/>
    <w:rsid w:val="003A0BC7"/>
    <w:rsid w:val="003A152B"/>
    <w:rsid w:val="003A394D"/>
    <w:rsid w:val="003A512B"/>
    <w:rsid w:val="003A59A5"/>
    <w:rsid w:val="003B3A5E"/>
    <w:rsid w:val="003B42DC"/>
    <w:rsid w:val="003B7779"/>
    <w:rsid w:val="003C2768"/>
    <w:rsid w:val="003C5268"/>
    <w:rsid w:val="003C6D31"/>
    <w:rsid w:val="003C7026"/>
    <w:rsid w:val="003C7CC5"/>
    <w:rsid w:val="003D2F49"/>
    <w:rsid w:val="003D58E4"/>
    <w:rsid w:val="003E75BB"/>
    <w:rsid w:val="003F50C1"/>
    <w:rsid w:val="003F5E7A"/>
    <w:rsid w:val="004010EC"/>
    <w:rsid w:val="00401856"/>
    <w:rsid w:val="00401995"/>
    <w:rsid w:val="00401EE8"/>
    <w:rsid w:val="004048C4"/>
    <w:rsid w:val="0040671D"/>
    <w:rsid w:val="00406FD6"/>
    <w:rsid w:val="00411B20"/>
    <w:rsid w:val="00414180"/>
    <w:rsid w:val="004225FD"/>
    <w:rsid w:val="00427690"/>
    <w:rsid w:val="0043188C"/>
    <w:rsid w:val="00432102"/>
    <w:rsid w:val="004354D2"/>
    <w:rsid w:val="00440236"/>
    <w:rsid w:val="00452E1B"/>
    <w:rsid w:val="004531D5"/>
    <w:rsid w:val="0046248A"/>
    <w:rsid w:val="00466733"/>
    <w:rsid w:val="004675F7"/>
    <w:rsid w:val="0047089E"/>
    <w:rsid w:val="004727C2"/>
    <w:rsid w:val="00473662"/>
    <w:rsid w:val="0047622A"/>
    <w:rsid w:val="0047C853"/>
    <w:rsid w:val="0048019F"/>
    <w:rsid w:val="00481C73"/>
    <w:rsid w:val="00484D2A"/>
    <w:rsid w:val="00485DB0"/>
    <w:rsid w:val="0049585C"/>
    <w:rsid w:val="004A0D3F"/>
    <w:rsid w:val="004A647C"/>
    <w:rsid w:val="004A7ED2"/>
    <w:rsid w:val="004B16F8"/>
    <w:rsid w:val="004B3E7F"/>
    <w:rsid w:val="004C0E3F"/>
    <w:rsid w:val="004D1F78"/>
    <w:rsid w:val="004D5E24"/>
    <w:rsid w:val="004E1478"/>
    <w:rsid w:val="004E21ED"/>
    <w:rsid w:val="004E7F1D"/>
    <w:rsid w:val="004F38CC"/>
    <w:rsid w:val="00500FBB"/>
    <w:rsid w:val="005040D7"/>
    <w:rsid w:val="00507623"/>
    <w:rsid w:val="0051137E"/>
    <w:rsid w:val="00515232"/>
    <w:rsid w:val="00515C08"/>
    <w:rsid w:val="00516181"/>
    <w:rsid w:val="0051674C"/>
    <w:rsid w:val="00526827"/>
    <w:rsid w:val="00530864"/>
    <w:rsid w:val="00538D78"/>
    <w:rsid w:val="005434D4"/>
    <w:rsid w:val="00544E48"/>
    <w:rsid w:val="005571CB"/>
    <w:rsid w:val="0057366D"/>
    <w:rsid w:val="00574E85"/>
    <w:rsid w:val="00576D3A"/>
    <w:rsid w:val="005820F6"/>
    <w:rsid w:val="00584BC1"/>
    <w:rsid w:val="0059059F"/>
    <w:rsid w:val="00590C9D"/>
    <w:rsid w:val="00592C6C"/>
    <w:rsid w:val="00592EB2"/>
    <w:rsid w:val="00595128"/>
    <w:rsid w:val="005A15DB"/>
    <w:rsid w:val="005B069F"/>
    <w:rsid w:val="005B0793"/>
    <w:rsid w:val="005B391F"/>
    <w:rsid w:val="005B3AFA"/>
    <w:rsid w:val="005B3C27"/>
    <w:rsid w:val="005B607D"/>
    <w:rsid w:val="005C216C"/>
    <w:rsid w:val="005C406E"/>
    <w:rsid w:val="005C4B09"/>
    <w:rsid w:val="005C5A24"/>
    <w:rsid w:val="005D1578"/>
    <w:rsid w:val="005D1A39"/>
    <w:rsid w:val="005D22D6"/>
    <w:rsid w:val="005D3795"/>
    <w:rsid w:val="005D682C"/>
    <w:rsid w:val="005E249D"/>
    <w:rsid w:val="005E37AC"/>
    <w:rsid w:val="005E404A"/>
    <w:rsid w:val="005F3508"/>
    <w:rsid w:val="005F584A"/>
    <w:rsid w:val="005F6938"/>
    <w:rsid w:val="00600847"/>
    <w:rsid w:val="0060785D"/>
    <w:rsid w:val="00615180"/>
    <w:rsid w:val="00615AC9"/>
    <w:rsid w:val="00617197"/>
    <w:rsid w:val="00620955"/>
    <w:rsid w:val="006244E7"/>
    <w:rsid w:val="00631946"/>
    <w:rsid w:val="00631D76"/>
    <w:rsid w:val="006357BC"/>
    <w:rsid w:val="00637A0E"/>
    <w:rsid w:val="00643369"/>
    <w:rsid w:val="006513BA"/>
    <w:rsid w:val="0065436C"/>
    <w:rsid w:val="00655375"/>
    <w:rsid w:val="00663AFE"/>
    <w:rsid w:val="00667F81"/>
    <w:rsid w:val="006737CB"/>
    <w:rsid w:val="006740E8"/>
    <w:rsid w:val="00676BEA"/>
    <w:rsid w:val="006844DA"/>
    <w:rsid w:val="00685B4C"/>
    <w:rsid w:val="00686061"/>
    <w:rsid w:val="00686E65"/>
    <w:rsid w:val="00690111"/>
    <w:rsid w:val="006971E6"/>
    <w:rsid w:val="006A244C"/>
    <w:rsid w:val="006A6559"/>
    <w:rsid w:val="006A723C"/>
    <w:rsid w:val="006A7CF5"/>
    <w:rsid w:val="006B3952"/>
    <w:rsid w:val="006B7B6C"/>
    <w:rsid w:val="006C1233"/>
    <w:rsid w:val="006C4A2A"/>
    <w:rsid w:val="006D3C14"/>
    <w:rsid w:val="006D66BB"/>
    <w:rsid w:val="006E1958"/>
    <w:rsid w:val="006E236D"/>
    <w:rsid w:val="006E51EC"/>
    <w:rsid w:val="006F038E"/>
    <w:rsid w:val="006F24F4"/>
    <w:rsid w:val="006F3156"/>
    <w:rsid w:val="006F787D"/>
    <w:rsid w:val="00701252"/>
    <w:rsid w:val="00712037"/>
    <w:rsid w:val="00713D20"/>
    <w:rsid w:val="007151A3"/>
    <w:rsid w:val="00721567"/>
    <w:rsid w:val="007251D8"/>
    <w:rsid w:val="00735B28"/>
    <w:rsid w:val="0073720F"/>
    <w:rsid w:val="007400EF"/>
    <w:rsid w:val="00741526"/>
    <w:rsid w:val="00743DC8"/>
    <w:rsid w:val="00743F94"/>
    <w:rsid w:val="007538C9"/>
    <w:rsid w:val="00753FF8"/>
    <w:rsid w:val="00762273"/>
    <w:rsid w:val="00775160"/>
    <w:rsid w:val="00784A9D"/>
    <w:rsid w:val="00786738"/>
    <w:rsid w:val="00790F27"/>
    <w:rsid w:val="00792324"/>
    <w:rsid w:val="007970A0"/>
    <w:rsid w:val="007A0460"/>
    <w:rsid w:val="007A2BBA"/>
    <w:rsid w:val="007A2E23"/>
    <w:rsid w:val="007A4503"/>
    <w:rsid w:val="007A5C80"/>
    <w:rsid w:val="007B328A"/>
    <w:rsid w:val="007B4CD2"/>
    <w:rsid w:val="007B5089"/>
    <w:rsid w:val="007B64CB"/>
    <w:rsid w:val="007C0507"/>
    <w:rsid w:val="007C07A9"/>
    <w:rsid w:val="007C1FA9"/>
    <w:rsid w:val="007C6566"/>
    <w:rsid w:val="007D0D21"/>
    <w:rsid w:val="007D2F85"/>
    <w:rsid w:val="007D7284"/>
    <w:rsid w:val="007D7A3B"/>
    <w:rsid w:val="007E0AEA"/>
    <w:rsid w:val="008010F1"/>
    <w:rsid w:val="0080216A"/>
    <w:rsid w:val="00802363"/>
    <w:rsid w:val="008037AE"/>
    <w:rsid w:val="00806BE4"/>
    <w:rsid w:val="00813E97"/>
    <w:rsid w:val="008159C8"/>
    <w:rsid w:val="00815C7E"/>
    <w:rsid w:val="008164AB"/>
    <w:rsid w:val="00821A1B"/>
    <w:rsid w:val="00822607"/>
    <w:rsid w:val="0082268B"/>
    <w:rsid w:val="008235C1"/>
    <w:rsid w:val="00826258"/>
    <w:rsid w:val="00826A66"/>
    <w:rsid w:val="008361C2"/>
    <w:rsid w:val="00836CF9"/>
    <w:rsid w:val="00836FB5"/>
    <w:rsid w:val="00842026"/>
    <w:rsid w:val="0084220A"/>
    <w:rsid w:val="00843721"/>
    <w:rsid w:val="008446D4"/>
    <w:rsid w:val="00846198"/>
    <w:rsid w:val="00850C66"/>
    <w:rsid w:val="00853357"/>
    <w:rsid w:val="00854C1E"/>
    <w:rsid w:val="008557E4"/>
    <w:rsid w:val="00856BF7"/>
    <w:rsid w:val="00856F24"/>
    <w:rsid w:val="008626E0"/>
    <w:rsid w:val="008638CA"/>
    <w:rsid w:val="0086716F"/>
    <w:rsid w:val="00871932"/>
    <w:rsid w:val="00872516"/>
    <w:rsid w:val="008770FE"/>
    <w:rsid w:val="00880BE3"/>
    <w:rsid w:val="00887115"/>
    <w:rsid w:val="00891146"/>
    <w:rsid w:val="00891DB4"/>
    <w:rsid w:val="008A0118"/>
    <w:rsid w:val="008A0A4E"/>
    <w:rsid w:val="008A0AA6"/>
    <w:rsid w:val="008A0D95"/>
    <w:rsid w:val="008A4951"/>
    <w:rsid w:val="008B3DDA"/>
    <w:rsid w:val="008B6C35"/>
    <w:rsid w:val="008B7FC5"/>
    <w:rsid w:val="008C6D7A"/>
    <w:rsid w:val="008D6170"/>
    <w:rsid w:val="008D72B6"/>
    <w:rsid w:val="008E3684"/>
    <w:rsid w:val="008E4057"/>
    <w:rsid w:val="008E51F8"/>
    <w:rsid w:val="008E6E02"/>
    <w:rsid w:val="008E737E"/>
    <w:rsid w:val="008F1E15"/>
    <w:rsid w:val="008F2FD3"/>
    <w:rsid w:val="008F6E7D"/>
    <w:rsid w:val="00900207"/>
    <w:rsid w:val="00900435"/>
    <w:rsid w:val="00907315"/>
    <w:rsid w:val="00910949"/>
    <w:rsid w:val="00912277"/>
    <w:rsid w:val="00912AFB"/>
    <w:rsid w:val="00912B82"/>
    <w:rsid w:val="00922894"/>
    <w:rsid w:val="00923BDA"/>
    <w:rsid w:val="009253F4"/>
    <w:rsid w:val="00933F2D"/>
    <w:rsid w:val="00950484"/>
    <w:rsid w:val="00951E53"/>
    <w:rsid w:val="009546BF"/>
    <w:rsid w:val="00955B91"/>
    <w:rsid w:val="009573B4"/>
    <w:rsid w:val="009639EA"/>
    <w:rsid w:val="00966EA0"/>
    <w:rsid w:val="00967A6A"/>
    <w:rsid w:val="00971938"/>
    <w:rsid w:val="00975951"/>
    <w:rsid w:val="00983F4D"/>
    <w:rsid w:val="00990094"/>
    <w:rsid w:val="009905BB"/>
    <w:rsid w:val="00991930"/>
    <w:rsid w:val="0099448E"/>
    <w:rsid w:val="00994DF3"/>
    <w:rsid w:val="0099502C"/>
    <w:rsid w:val="0099562B"/>
    <w:rsid w:val="009A062C"/>
    <w:rsid w:val="009A282A"/>
    <w:rsid w:val="009A3544"/>
    <w:rsid w:val="009A41C8"/>
    <w:rsid w:val="009B429C"/>
    <w:rsid w:val="009C7856"/>
    <w:rsid w:val="009D0EAF"/>
    <w:rsid w:val="009D1CA1"/>
    <w:rsid w:val="009D328C"/>
    <w:rsid w:val="009D7632"/>
    <w:rsid w:val="009E010A"/>
    <w:rsid w:val="009E3B2B"/>
    <w:rsid w:val="009E3B65"/>
    <w:rsid w:val="009E4E0A"/>
    <w:rsid w:val="009E5CB3"/>
    <w:rsid w:val="009E66F1"/>
    <w:rsid w:val="009E6C85"/>
    <w:rsid w:val="009F01BD"/>
    <w:rsid w:val="00A01ACC"/>
    <w:rsid w:val="00A04006"/>
    <w:rsid w:val="00A05FCF"/>
    <w:rsid w:val="00A10716"/>
    <w:rsid w:val="00A135C8"/>
    <w:rsid w:val="00A138EE"/>
    <w:rsid w:val="00A1577F"/>
    <w:rsid w:val="00A17546"/>
    <w:rsid w:val="00A17D5B"/>
    <w:rsid w:val="00A27E6F"/>
    <w:rsid w:val="00A31EB1"/>
    <w:rsid w:val="00A3201A"/>
    <w:rsid w:val="00A3310E"/>
    <w:rsid w:val="00A358B4"/>
    <w:rsid w:val="00A37781"/>
    <w:rsid w:val="00A45EC6"/>
    <w:rsid w:val="00A46491"/>
    <w:rsid w:val="00A51DE8"/>
    <w:rsid w:val="00A52764"/>
    <w:rsid w:val="00A56960"/>
    <w:rsid w:val="00A61718"/>
    <w:rsid w:val="00A61F99"/>
    <w:rsid w:val="00A6479B"/>
    <w:rsid w:val="00A709BF"/>
    <w:rsid w:val="00A70DFC"/>
    <w:rsid w:val="00A763AD"/>
    <w:rsid w:val="00A8280E"/>
    <w:rsid w:val="00A83748"/>
    <w:rsid w:val="00A8464F"/>
    <w:rsid w:val="00A918A7"/>
    <w:rsid w:val="00AA17EC"/>
    <w:rsid w:val="00AA2842"/>
    <w:rsid w:val="00AB4080"/>
    <w:rsid w:val="00AB74A3"/>
    <w:rsid w:val="00AC29CF"/>
    <w:rsid w:val="00AC2EFF"/>
    <w:rsid w:val="00AC46E9"/>
    <w:rsid w:val="00AC4E69"/>
    <w:rsid w:val="00AC55CB"/>
    <w:rsid w:val="00AD5029"/>
    <w:rsid w:val="00AE48C4"/>
    <w:rsid w:val="00AE6E3A"/>
    <w:rsid w:val="00AE7725"/>
    <w:rsid w:val="00AF3198"/>
    <w:rsid w:val="00B007D9"/>
    <w:rsid w:val="00B01DCC"/>
    <w:rsid w:val="00B0342A"/>
    <w:rsid w:val="00B04419"/>
    <w:rsid w:val="00B0455F"/>
    <w:rsid w:val="00B04A23"/>
    <w:rsid w:val="00B062E9"/>
    <w:rsid w:val="00B06EF0"/>
    <w:rsid w:val="00B07070"/>
    <w:rsid w:val="00B124C8"/>
    <w:rsid w:val="00B156F9"/>
    <w:rsid w:val="00B16B71"/>
    <w:rsid w:val="00B2520E"/>
    <w:rsid w:val="00B27051"/>
    <w:rsid w:val="00B32B2E"/>
    <w:rsid w:val="00B34F4A"/>
    <w:rsid w:val="00B35CAA"/>
    <w:rsid w:val="00B35E3E"/>
    <w:rsid w:val="00B408FA"/>
    <w:rsid w:val="00B43B2D"/>
    <w:rsid w:val="00B44164"/>
    <w:rsid w:val="00B444E3"/>
    <w:rsid w:val="00B558E7"/>
    <w:rsid w:val="00B62DE0"/>
    <w:rsid w:val="00B650F4"/>
    <w:rsid w:val="00B70942"/>
    <w:rsid w:val="00B70AD8"/>
    <w:rsid w:val="00B72AC4"/>
    <w:rsid w:val="00B759E9"/>
    <w:rsid w:val="00B76E12"/>
    <w:rsid w:val="00B77F1B"/>
    <w:rsid w:val="00B84A0E"/>
    <w:rsid w:val="00B93E3A"/>
    <w:rsid w:val="00B97037"/>
    <w:rsid w:val="00BA6481"/>
    <w:rsid w:val="00BA7BD9"/>
    <w:rsid w:val="00BB1FC7"/>
    <w:rsid w:val="00BB25A0"/>
    <w:rsid w:val="00BB5BC1"/>
    <w:rsid w:val="00BC29D3"/>
    <w:rsid w:val="00BC2A35"/>
    <w:rsid w:val="00BC35DC"/>
    <w:rsid w:val="00BC6200"/>
    <w:rsid w:val="00BC658E"/>
    <w:rsid w:val="00BC7E27"/>
    <w:rsid w:val="00BD3E75"/>
    <w:rsid w:val="00BD4826"/>
    <w:rsid w:val="00BD5DA1"/>
    <w:rsid w:val="00BD691D"/>
    <w:rsid w:val="00BE23E4"/>
    <w:rsid w:val="00BE437F"/>
    <w:rsid w:val="00BF35B1"/>
    <w:rsid w:val="00BF4D7C"/>
    <w:rsid w:val="00BF5A95"/>
    <w:rsid w:val="00C00D9F"/>
    <w:rsid w:val="00C02790"/>
    <w:rsid w:val="00C0419A"/>
    <w:rsid w:val="00C045A6"/>
    <w:rsid w:val="00C04824"/>
    <w:rsid w:val="00C11C83"/>
    <w:rsid w:val="00C12771"/>
    <w:rsid w:val="00C17841"/>
    <w:rsid w:val="00C336B7"/>
    <w:rsid w:val="00C44B57"/>
    <w:rsid w:val="00C520D2"/>
    <w:rsid w:val="00C54A6B"/>
    <w:rsid w:val="00C5758F"/>
    <w:rsid w:val="00C6505A"/>
    <w:rsid w:val="00C65426"/>
    <w:rsid w:val="00C66D32"/>
    <w:rsid w:val="00C67EFF"/>
    <w:rsid w:val="00C6B82E"/>
    <w:rsid w:val="00C70E71"/>
    <w:rsid w:val="00C74ED6"/>
    <w:rsid w:val="00C77580"/>
    <w:rsid w:val="00C87171"/>
    <w:rsid w:val="00C9001B"/>
    <w:rsid w:val="00C91138"/>
    <w:rsid w:val="00C93B25"/>
    <w:rsid w:val="00C9500E"/>
    <w:rsid w:val="00C960DB"/>
    <w:rsid w:val="00C96996"/>
    <w:rsid w:val="00CA2B48"/>
    <w:rsid w:val="00CB07FD"/>
    <w:rsid w:val="00CB4424"/>
    <w:rsid w:val="00CB4FFF"/>
    <w:rsid w:val="00CB51A8"/>
    <w:rsid w:val="00CB6AE9"/>
    <w:rsid w:val="00CC4268"/>
    <w:rsid w:val="00CC5E77"/>
    <w:rsid w:val="00CD4A1A"/>
    <w:rsid w:val="00CD4F44"/>
    <w:rsid w:val="00CE05CE"/>
    <w:rsid w:val="00CE6E4D"/>
    <w:rsid w:val="00CF1E2E"/>
    <w:rsid w:val="00CF2040"/>
    <w:rsid w:val="00CF459A"/>
    <w:rsid w:val="00D05854"/>
    <w:rsid w:val="00D06D64"/>
    <w:rsid w:val="00D106C7"/>
    <w:rsid w:val="00D13F15"/>
    <w:rsid w:val="00D1403E"/>
    <w:rsid w:val="00D268DF"/>
    <w:rsid w:val="00D40D27"/>
    <w:rsid w:val="00D40DCC"/>
    <w:rsid w:val="00D411EA"/>
    <w:rsid w:val="00D468E0"/>
    <w:rsid w:val="00D532D7"/>
    <w:rsid w:val="00D6C42E"/>
    <w:rsid w:val="00D71EF2"/>
    <w:rsid w:val="00D77043"/>
    <w:rsid w:val="00D816E2"/>
    <w:rsid w:val="00D81FD4"/>
    <w:rsid w:val="00D91D6C"/>
    <w:rsid w:val="00D934D1"/>
    <w:rsid w:val="00D97029"/>
    <w:rsid w:val="00DA36B1"/>
    <w:rsid w:val="00DB327B"/>
    <w:rsid w:val="00DB3A92"/>
    <w:rsid w:val="00DB4633"/>
    <w:rsid w:val="00DC613F"/>
    <w:rsid w:val="00DD2DF6"/>
    <w:rsid w:val="00DE225D"/>
    <w:rsid w:val="00DE325E"/>
    <w:rsid w:val="00DE748A"/>
    <w:rsid w:val="00DF4EB7"/>
    <w:rsid w:val="00DF50DD"/>
    <w:rsid w:val="00DF5683"/>
    <w:rsid w:val="00E1137A"/>
    <w:rsid w:val="00E11AE8"/>
    <w:rsid w:val="00E136E4"/>
    <w:rsid w:val="00E14591"/>
    <w:rsid w:val="00E1580F"/>
    <w:rsid w:val="00E15FFA"/>
    <w:rsid w:val="00E22C2E"/>
    <w:rsid w:val="00E27680"/>
    <w:rsid w:val="00E3080D"/>
    <w:rsid w:val="00E32C23"/>
    <w:rsid w:val="00E35746"/>
    <w:rsid w:val="00E3588D"/>
    <w:rsid w:val="00E37AF5"/>
    <w:rsid w:val="00E37F57"/>
    <w:rsid w:val="00E37FE8"/>
    <w:rsid w:val="00E43330"/>
    <w:rsid w:val="00E439FA"/>
    <w:rsid w:val="00E45CB6"/>
    <w:rsid w:val="00E472D4"/>
    <w:rsid w:val="00E65891"/>
    <w:rsid w:val="00E755FE"/>
    <w:rsid w:val="00E75816"/>
    <w:rsid w:val="00E765BF"/>
    <w:rsid w:val="00E80741"/>
    <w:rsid w:val="00E828AF"/>
    <w:rsid w:val="00E828E0"/>
    <w:rsid w:val="00E841F2"/>
    <w:rsid w:val="00E87717"/>
    <w:rsid w:val="00E92E01"/>
    <w:rsid w:val="00E93F0B"/>
    <w:rsid w:val="00E94303"/>
    <w:rsid w:val="00E95D66"/>
    <w:rsid w:val="00EA009B"/>
    <w:rsid w:val="00EA7A09"/>
    <w:rsid w:val="00EA7C5D"/>
    <w:rsid w:val="00EA7D46"/>
    <w:rsid w:val="00EB322F"/>
    <w:rsid w:val="00EB662F"/>
    <w:rsid w:val="00EB73B1"/>
    <w:rsid w:val="00EC0E15"/>
    <w:rsid w:val="00EC2386"/>
    <w:rsid w:val="00EC260F"/>
    <w:rsid w:val="00EC6964"/>
    <w:rsid w:val="00ED0591"/>
    <w:rsid w:val="00ED64AA"/>
    <w:rsid w:val="00EE1A18"/>
    <w:rsid w:val="00EE549F"/>
    <w:rsid w:val="00EE5876"/>
    <w:rsid w:val="00EF41E8"/>
    <w:rsid w:val="00EF69F0"/>
    <w:rsid w:val="00EF6D07"/>
    <w:rsid w:val="00F01DE6"/>
    <w:rsid w:val="00F02023"/>
    <w:rsid w:val="00F040EE"/>
    <w:rsid w:val="00F055CB"/>
    <w:rsid w:val="00F126D5"/>
    <w:rsid w:val="00F224E2"/>
    <w:rsid w:val="00F25A5E"/>
    <w:rsid w:val="00F25EF8"/>
    <w:rsid w:val="00F27727"/>
    <w:rsid w:val="00F279F6"/>
    <w:rsid w:val="00F3D9CF"/>
    <w:rsid w:val="00F42567"/>
    <w:rsid w:val="00F42706"/>
    <w:rsid w:val="00F50703"/>
    <w:rsid w:val="00F53492"/>
    <w:rsid w:val="00F62537"/>
    <w:rsid w:val="00F63C59"/>
    <w:rsid w:val="00F64B80"/>
    <w:rsid w:val="00F65857"/>
    <w:rsid w:val="00F65F52"/>
    <w:rsid w:val="00F65F71"/>
    <w:rsid w:val="00F67F99"/>
    <w:rsid w:val="00F7005B"/>
    <w:rsid w:val="00F73B6A"/>
    <w:rsid w:val="00F741A7"/>
    <w:rsid w:val="00F7665F"/>
    <w:rsid w:val="00F7763D"/>
    <w:rsid w:val="00F845E0"/>
    <w:rsid w:val="00F90CCD"/>
    <w:rsid w:val="00F9501F"/>
    <w:rsid w:val="00F95AE3"/>
    <w:rsid w:val="00F966E8"/>
    <w:rsid w:val="00FA2826"/>
    <w:rsid w:val="00FA2B45"/>
    <w:rsid w:val="00FA67BC"/>
    <w:rsid w:val="00FA7FF0"/>
    <w:rsid w:val="00FB167A"/>
    <w:rsid w:val="00FB2D9A"/>
    <w:rsid w:val="00FC15FF"/>
    <w:rsid w:val="00FC2692"/>
    <w:rsid w:val="00FC427F"/>
    <w:rsid w:val="00FC4319"/>
    <w:rsid w:val="00FD18EF"/>
    <w:rsid w:val="00FD5E9C"/>
    <w:rsid w:val="00FD67C6"/>
    <w:rsid w:val="00FD6930"/>
    <w:rsid w:val="00FE467C"/>
    <w:rsid w:val="00FE5CB2"/>
    <w:rsid w:val="00FF6BF1"/>
    <w:rsid w:val="0118539F"/>
    <w:rsid w:val="011A8F53"/>
    <w:rsid w:val="011ED096"/>
    <w:rsid w:val="01250227"/>
    <w:rsid w:val="012B60B4"/>
    <w:rsid w:val="0133868E"/>
    <w:rsid w:val="01469FC2"/>
    <w:rsid w:val="014C883A"/>
    <w:rsid w:val="0171B21B"/>
    <w:rsid w:val="01780533"/>
    <w:rsid w:val="0183454E"/>
    <w:rsid w:val="018BF3E9"/>
    <w:rsid w:val="019F187A"/>
    <w:rsid w:val="01AB05BF"/>
    <w:rsid w:val="01B2E2C4"/>
    <w:rsid w:val="01B6F99F"/>
    <w:rsid w:val="01BB4A25"/>
    <w:rsid w:val="01C00C16"/>
    <w:rsid w:val="01DD6066"/>
    <w:rsid w:val="01EF23A8"/>
    <w:rsid w:val="01F7DA7C"/>
    <w:rsid w:val="01F9655F"/>
    <w:rsid w:val="020C5226"/>
    <w:rsid w:val="0231C9E9"/>
    <w:rsid w:val="02542010"/>
    <w:rsid w:val="02545A9F"/>
    <w:rsid w:val="02612740"/>
    <w:rsid w:val="026B133F"/>
    <w:rsid w:val="0270884C"/>
    <w:rsid w:val="0279DD1E"/>
    <w:rsid w:val="028A2DA9"/>
    <w:rsid w:val="02A99D27"/>
    <w:rsid w:val="02AEA030"/>
    <w:rsid w:val="02BE934C"/>
    <w:rsid w:val="02CAC56A"/>
    <w:rsid w:val="02CD5520"/>
    <w:rsid w:val="02D78960"/>
    <w:rsid w:val="02D8C3E3"/>
    <w:rsid w:val="02D9999E"/>
    <w:rsid w:val="02DBDF3B"/>
    <w:rsid w:val="02E8A452"/>
    <w:rsid w:val="02E9508E"/>
    <w:rsid w:val="0329A5DA"/>
    <w:rsid w:val="032B84F6"/>
    <w:rsid w:val="0348BF31"/>
    <w:rsid w:val="035D0D69"/>
    <w:rsid w:val="036E92A2"/>
    <w:rsid w:val="038692CD"/>
    <w:rsid w:val="038AF409"/>
    <w:rsid w:val="03B5DFFF"/>
    <w:rsid w:val="03B6473C"/>
    <w:rsid w:val="03B9C7CE"/>
    <w:rsid w:val="03E33648"/>
    <w:rsid w:val="03E3FD1C"/>
    <w:rsid w:val="03EBB583"/>
    <w:rsid w:val="03ECAB11"/>
    <w:rsid w:val="040051F3"/>
    <w:rsid w:val="041DE8E5"/>
    <w:rsid w:val="04350A60"/>
    <w:rsid w:val="04387FDD"/>
    <w:rsid w:val="043B98C4"/>
    <w:rsid w:val="04421C22"/>
    <w:rsid w:val="045F9A3E"/>
    <w:rsid w:val="045FDF04"/>
    <w:rsid w:val="04777A72"/>
    <w:rsid w:val="04899182"/>
    <w:rsid w:val="048ACAE4"/>
    <w:rsid w:val="048D731C"/>
    <w:rsid w:val="048E3EF4"/>
    <w:rsid w:val="04A787E8"/>
    <w:rsid w:val="04AC2432"/>
    <w:rsid w:val="04B003AF"/>
    <w:rsid w:val="04C2F16B"/>
    <w:rsid w:val="04C7B048"/>
    <w:rsid w:val="04C8D864"/>
    <w:rsid w:val="04CA59E6"/>
    <w:rsid w:val="04D64BD2"/>
    <w:rsid w:val="04E828B9"/>
    <w:rsid w:val="04E88837"/>
    <w:rsid w:val="04EB4FE7"/>
    <w:rsid w:val="04F9BA5C"/>
    <w:rsid w:val="05484D23"/>
    <w:rsid w:val="055EE2CA"/>
    <w:rsid w:val="0561A50E"/>
    <w:rsid w:val="05632481"/>
    <w:rsid w:val="0585D913"/>
    <w:rsid w:val="05930126"/>
    <w:rsid w:val="05B8ABF8"/>
    <w:rsid w:val="05FF8CCA"/>
    <w:rsid w:val="0609D89A"/>
    <w:rsid w:val="060C5CC0"/>
    <w:rsid w:val="062B679F"/>
    <w:rsid w:val="0632FD15"/>
    <w:rsid w:val="065443EC"/>
    <w:rsid w:val="06593859"/>
    <w:rsid w:val="065F20A5"/>
    <w:rsid w:val="0664FE42"/>
    <w:rsid w:val="067C19CA"/>
    <w:rsid w:val="06821FCA"/>
    <w:rsid w:val="06850047"/>
    <w:rsid w:val="068C377A"/>
    <w:rsid w:val="06A598ED"/>
    <w:rsid w:val="06A8CAD3"/>
    <w:rsid w:val="06C69B70"/>
    <w:rsid w:val="06E2176B"/>
    <w:rsid w:val="06F572AC"/>
    <w:rsid w:val="06F7EF87"/>
    <w:rsid w:val="0709E617"/>
    <w:rsid w:val="070E4B9F"/>
    <w:rsid w:val="07149798"/>
    <w:rsid w:val="071580F7"/>
    <w:rsid w:val="072090F6"/>
    <w:rsid w:val="072920E0"/>
    <w:rsid w:val="073A5CB2"/>
    <w:rsid w:val="073A6115"/>
    <w:rsid w:val="073AD259"/>
    <w:rsid w:val="0743CF8E"/>
    <w:rsid w:val="0749AD0D"/>
    <w:rsid w:val="0762B4BC"/>
    <w:rsid w:val="07844B5D"/>
    <w:rsid w:val="0785A8FE"/>
    <w:rsid w:val="0786A986"/>
    <w:rsid w:val="07910ADC"/>
    <w:rsid w:val="07B95E13"/>
    <w:rsid w:val="07C61EF8"/>
    <w:rsid w:val="07CFEED4"/>
    <w:rsid w:val="07E30CB9"/>
    <w:rsid w:val="07E489E2"/>
    <w:rsid w:val="0803D3D8"/>
    <w:rsid w:val="080D2B0E"/>
    <w:rsid w:val="080F26B8"/>
    <w:rsid w:val="081DF02B"/>
    <w:rsid w:val="082AC874"/>
    <w:rsid w:val="082D095F"/>
    <w:rsid w:val="082EE939"/>
    <w:rsid w:val="08367F91"/>
    <w:rsid w:val="0837B061"/>
    <w:rsid w:val="083B050B"/>
    <w:rsid w:val="083BA38C"/>
    <w:rsid w:val="08457700"/>
    <w:rsid w:val="08527C0C"/>
    <w:rsid w:val="08550A63"/>
    <w:rsid w:val="086B4A57"/>
    <w:rsid w:val="087DC35C"/>
    <w:rsid w:val="088291C4"/>
    <w:rsid w:val="08947A22"/>
    <w:rsid w:val="089B5856"/>
    <w:rsid w:val="08A1C775"/>
    <w:rsid w:val="08A332C3"/>
    <w:rsid w:val="08BBF6A2"/>
    <w:rsid w:val="08D4A6F2"/>
    <w:rsid w:val="08EB5274"/>
    <w:rsid w:val="0900E53E"/>
    <w:rsid w:val="090D070E"/>
    <w:rsid w:val="09398A23"/>
    <w:rsid w:val="0942470D"/>
    <w:rsid w:val="094472AD"/>
    <w:rsid w:val="09460102"/>
    <w:rsid w:val="094A45A6"/>
    <w:rsid w:val="096AE95B"/>
    <w:rsid w:val="096F1B09"/>
    <w:rsid w:val="09881958"/>
    <w:rsid w:val="098ACC2A"/>
    <w:rsid w:val="09917929"/>
    <w:rsid w:val="0992C1AC"/>
    <w:rsid w:val="09C16B08"/>
    <w:rsid w:val="09CD8107"/>
    <w:rsid w:val="09DD8524"/>
    <w:rsid w:val="09F6448B"/>
    <w:rsid w:val="0A013106"/>
    <w:rsid w:val="0A0A4C81"/>
    <w:rsid w:val="0A230F3C"/>
    <w:rsid w:val="0A28BB88"/>
    <w:rsid w:val="0A475B88"/>
    <w:rsid w:val="0A4D41FA"/>
    <w:rsid w:val="0A4D52BF"/>
    <w:rsid w:val="0A5658EB"/>
    <w:rsid w:val="0A634045"/>
    <w:rsid w:val="0A720DCD"/>
    <w:rsid w:val="0A8DA5C6"/>
    <w:rsid w:val="0A8F6AB1"/>
    <w:rsid w:val="0A90A4CC"/>
    <w:rsid w:val="0ACFC6FB"/>
    <w:rsid w:val="0ACFE5FD"/>
    <w:rsid w:val="0AFABA02"/>
    <w:rsid w:val="0B286E72"/>
    <w:rsid w:val="0B2F8394"/>
    <w:rsid w:val="0B3165EA"/>
    <w:rsid w:val="0B3A0CBA"/>
    <w:rsid w:val="0B463E64"/>
    <w:rsid w:val="0B63B764"/>
    <w:rsid w:val="0B6EFE08"/>
    <w:rsid w:val="0B7C4958"/>
    <w:rsid w:val="0B8D060A"/>
    <w:rsid w:val="0B8EB22A"/>
    <w:rsid w:val="0BAE5226"/>
    <w:rsid w:val="0BC06DD1"/>
    <w:rsid w:val="0BC16009"/>
    <w:rsid w:val="0BCEF395"/>
    <w:rsid w:val="0BE2D36F"/>
    <w:rsid w:val="0BE31BF8"/>
    <w:rsid w:val="0BFB5325"/>
    <w:rsid w:val="0C136CB9"/>
    <w:rsid w:val="0C2A6965"/>
    <w:rsid w:val="0C382119"/>
    <w:rsid w:val="0C3DC08F"/>
    <w:rsid w:val="0C420FE0"/>
    <w:rsid w:val="0C45A64D"/>
    <w:rsid w:val="0C50A8F3"/>
    <w:rsid w:val="0C510F12"/>
    <w:rsid w:val="0C61660A"/>
    <w:rsid w:val="0C6196C4"/>
    <w:rsid w:val="0C6EBBAE"/>
    <w:rsid w:val="0C712BCE"/>
    <w:rsid w:val="0C77672A"/>
    <w:rsid w:val="0C8844AD"/>
    <w:rsid w:val="0C903E52"/>
    <w:rsid w:val="0C9ED54B"/>
    <w:rsid w:val="0CAACF81"/>
    <w:rsid w:val="0CC916F1"/>
    <w:rsid w:val="0CCB935D"/>
    <w:rsid w:val="0CECDF4C"/>
    <w:rsid w:val="0CF41E34"/>
    <w:rsid w:val="0CF9D613"/>
    <w:rsid w:val="0D0851AD"/>
    <w:rsid w:val="0D21F800"/>
    <w:rsid w:val="0D2E8822"/>
    <w:rsid w:val="0D3BCBC3"/>
    <w:rsid w:val="0D5AF2AD"/>
    <w:rsid w:val="0D5CB022"/>
    <w:rsid w:val="0D7D313F"/>
    <w:rsid w:val="0D958F53"/>
    <w:rsid w:val="0DC77EB9"/>
    <w:rsid w:val="0DD1B0CF"/>
    <w:rsid w:val="0DD734F6"/>
    <w:rsid w:val="0DE3C8FB"/>
    <w:rsid w:val="0E09F214"/>
    <w:rsid w:val="0E31832B"/>
    <w:rsid w:val="0E33E8EB"/>
    <w:rsid w:val="0E3EC2EE"/>
    <w:rsid w:val="0E42B5B2"/>
    <w:rsid w:val="0E738CD7"/>
    <w:rsid w:val="0E8B8DDF"/>
    <w:rsid w:val="0EA95C98"/>
    <w:rsid w:val="0EAF1130"/>
    <w:rsid w:val="0EBD7305"/>
    <w:rsid w:val="0ED1F3ED"/>
    <w:rsid w:val="0ED54100"/>
    <w:rsid w:val="0EDA31E3"/>
    <w:rsid w:val="0EDF4DC3"/>
    <w:rsid w:val="0EE61AEF"/>
    <w:rsid w:val="0EEED72F"/>
    <w:rsid w:val="0EFAB577"/>
    <w:rsid w:val="0F179FB5"/>
    <w:rsid w:val="0F1B7770"/>
    <w:rsid w:val="0F2AFD08"/>
    <w:rsid w:val="0F3E4D9F"/>
    <w:rsid w:val="0F52A70E"/>
    <w:rsid w:val="0F570823"/>
    <w:rsid w:val="0F6B8146"/>
    <w:rsid w:val="0F8AA845"/>
    <w:rsid w:val="0FA0F393"/>
    <w:rsid w:val="0FA3303F"/>
    <w:rsid w:val="0FBD2B18"/>
    <w:rsid w:val="0FCC4429"/>
    <w:rsid w:val="0FD463E1"/>
    <w:rsid w:val="0FED1C72"/>
    <w:rsid w:val="0FFB533E"/>
    <w:rsid w:val="1005519C"/>
    <w:rsid w:val="100D0BE6"/>
    <w:rsid w:val="1023104A"/>
    <w:rsid w:val="102F7D9C"/>
    <w:rsid w:val="1034FCB8"/>
    <w:rsid w:val="103C1637"/>
    <w:rsid w:val="1040CD7D"/>
    <w:rsid w:val="1049D3FA"/>
    <w:rsid w:val="106B0EBF"/>
    <w:rsid w:val="107ADDB8"/>
    <w:rsid w:val="107BDD92"/>
    <w:rsid w:val="1099F934"/>
    <w:rsid w:val="10B75696"/>
    <w:rsid w:val="10D692CA"/>
    <w:rsid w:val="10D918AF"/>
    <w:rsid w:val="10E4920A"/>
    <w:rsid w:val="10F86BF4"/>
    <w:rsid w:val="10F93178"/>
    <w:rsid w:val="10FFE650"/>
    <w:rsid w:val="11063E6A"/>
    <w:rsid w:val="11084140"/>
    <w:rsid w:val="1115C45E"/>
    <w:rsid w:val="1126299B"/>
    <w:rsid w:val="112A0C59"/>
    <w:rsid w:val="11365122"/>
    <w:rsid w:val="113D213B"/>
    <w:rsid w:val="1140899B"/>
    <w:rsid w:val="11427DD5"/>
    <w:rsid w:val="115D9A2C"/>
    <w:rsid w:val="1161BB90"/>
    <w:rsid w:val="1164C052"/>
    <w:rsid w:val="1176D3EA"/>
    <w:rsid w:val="1178E89F"/>
    <w:rsid w:val="118B6C63"/>
    <w:rsid w:val="1199AA09"/>
    <w:rsid w:val="11B19900"/>
    <w:rsid w:val="11BCCE96"/>
    <w:rsid w:val="11EE92FB"/>
    <w:rsid w:val="121127A5"/>
    <w:rsid w:val="121A9D6B"/>
    <w:rsid w:val="121EE45F"/>
    <w:rsid w:val="12515880"/>
    <w:rsid w:val="12528F7F"/>
    <w:rsid w:val="125787AD"/>
    <w:rsid w:val="125D8E08"/>
    <w:rsid w:val="127CFFA9"/>
    <w:rsid w:val="1281D2B1"/>
    <w:rsid w:val="128C5A13"/>
    <w:rsid w:val="1291389B"/>
    <w:rsid w:val="12917168"/>
    <w:rsid w:val="12A28F5F"/>
    <w:rsid w:val="12BA7E91"/>
    <w:rsid w:val="12D8F2EB"/>
    <w:rsid w:val="12D9BDDD"/>
    <w:rsid w:val="12E075BF"/>
    <w:rsid w:val="12E4A7DA"/>
    <w:rsid w:val="12EDD449"/>
    <w:rsid w:val="13028D6E"/>
    <w:rsid w:val="131AED2D"/>
    <w:rsid w:val="13287B69"/>
    <w:rsid w:val="136BAE0B"/>
    <w:rsid w:val="1373C55A"/>
    <w:rsid w:val="1387870E"/>
    <w:rsid w:val="13955B09"/>
    <w:rsid w:val="13A32110"/>
    <w:rsid w:val="13B60BFA"/>
    <w:rsid w:val="13B96EE6"/>
    <w:rsid w:val="13E42783"/>
    <w:rsid w:val="13E7CD93"/>
    <w:rsid w:val="13EDE554"/>
    <w:rsid w:val="1421444C"/>
    <w:rsid w:val="14255FCC"/>
    <w:rsid w:val="142A9FA2"/>
    <w:rsid w:val="14368FBB"/>
    <w:rsid w:val="1446559A"/>
    <w:rsid w:val="14916B11"/>
    <w:rsid w:val="149D1F8F"/>
    <w:rsid w:val="149DE048"/>
    <w:rsid w:val="14B20944"/>
    <w:rsid w:val="14CE953D"/>
    <w:rsid w:val="14CFBB6A"/>
    <w:rsid w:val="14EA8021"/>
    <w:rsid w:val="14F1865D"/>
    <w:rsid w:val="14F9E784"/>
    <w:rsid w:val="14FC0E30"/>
    <w:rsid w:val="1507A5AA"/>
    <w:rsid w:val="15095E67"/>
    <w:rsid w:val="150BE43E"/>
    <w:rsid w:val="15149B22"/>
    <w:rsid w:val="1542B4BD"/>
    <w:rsid w:val="1555832B"/>
    <w:rsid w:val="15568045"/>
    <w:rsid w:val="1561DDD4"/>
    <w:rsid w:val="156D0A9A"/>
    <w:rsid w:val="15705F9F"/>
    <w:rsid w:val="1582961B"/>
    <w:rsid w:val="158EBCB4"/>
    <w:rsid w:val="1594A3AF"/>
    <w:rsid w:val="15A996F6"/>
    <w:rsid w:val="15B4A92E"/>
    <w:rsid w:val="15C6846C"/>
    <w:rsid w:val="15C712F5"/>
    <w:rsid w:val="15CB47C7"/>
    <w:rsid w:val="15DAE9FB"/>
    <w:rsid w:val="15EE440D"/>
    <w:rsid w:val="160108A2"/>
    <w:rsid w:val="1611998A"/>
    <w:rsid w:val="16257205"/>
    <w:rsid w:val="162F71D0"/>
    <w:rsid w:val="1645EB34"/>
    <w:rsid w:val="16498ED7"/>
    <w:rsid w:val="165100D3"/>
    <w:rsid w:val="168CE43B"/>
    <w:rsid w:val="169392EE"/>
    <w:rsid w:val="169CF79B"/>
    <w:rsid w:val="16CE4206"/>
    <w:rsid w:val="16D354BA"/>
    <w:rsid w:val="16D8193F"/>
    <w:rsid w:val="16DA77A0"/>
    <w:rsid w:val="16DE6BE4"/>
    <w:rsid w:val="16E941DB"/>
    <w:rsid w:val="17049234"/>
    <w:rsid w:val="173F3059"/>
    <w:rsid w:val="1747BC97"/>
    <w:rsid w:val="175CD3D9"/>
    <w:rsid w:val="175E6B95"/>
    <w:rsid w:val="175F24B0"/>
    <w:rsid w:val="178888EA"/>
    <w:rsid w:val="1791EA9B"/>
    <w:rsid w:val="17AA9344"/>
    <w:rsid w:val="17AB5921"/>
    <w:rsid w:val="17B1AD72"/>
    <w:rsid w:val="17B23635"/>
    <w:rsid w:val="17BF9265"/>
    <w:rsid w:val="17C67EB0"/>
    <w:rsid w:val="17CCED54"/>
    <w:rsid w:val="17CE6B5F"/>
    <w:rsid w:val="182200D0"/>
    <w:rsid w:val="1826B587"/>
    <w:rsid w:val="183C37CA"/>
    <w:rsid w:val="1857FF92"/>
    <w:rsid w:val="185E0B65"/>
    <w:rsid w:val="18664A7A"/>
    <w:rsid w:val="1869655F"/>
    <w:rsid w:val="1873E9A0"/>
    <w:rsid w:val="18764801"/>
    <w:rsid w:val="18787587"/>
    <w:rsid w:val="18880A87"/>
    <w:rsid w:val="18A51485"/>
    <w:rsid w:val="18D495A6"/>
    <w:rsid w:val="18D7130A"/>
    <w:rsid w:val="18DB5E90"/>
    <w:rsid w:val="190CD5A9"/>
    <w:rsid w:val="190DC567"/>
    <w:rsid w:val="19287A07"/>
    <w:rsid w:val="1939E188"/>
    <w:rsid w:val="194272F3"/>
    <w:rsid w:val="1948BEDC"/>
    <w:rsid w:val="19573BA1"/>
    <w:rsid w:val="195E15F0"/>
    <w:rsid w:val="195E1E64"/>
    <w:rsid w:val="1971516B"/>
    <w:rsid w:val="1979A1A6"/>
    <w:rsid w:val="19862581"/>
    <w:rsid w:val="198D0D69"/>
    <w:rsid w:val="199CA2B0"/>
    <w:rsid w:val="19A29515"/>
    <w:rsid w:val="19BB957C"/>
    <w:rsid w:val="19CF2C1B"/>
    <w:rsid w:val="19D98922"/>
    <w:rsid w:val="19E068C7"/>
    <w:rsid w:val="19F751EF"/>
    <w:rsid w:val="19F9B6DB"/>
    <w:rsid w:val="1A0C522A"/>
    <w:rsid w:val="1A1545B7"/>
    <w:rsid w:val="1A15AE33"/>
    <w:rsid w:val="1A1BD02A"/>
    <w:rsid w:val="1A1F4F4B"/>
    <w:rsid w:val="1A1FF996"/>
    <w:rsid w:val="1A3CD43A"/>
    <w:rsid w:val="1A5B5E12"/>
    <w:rsid w:val="1A6048DA"/>
    <w:rsid w:val="1A6F9B7A"/>
    <w:rsid w:val="1A813FCD"/>
    <w:rsid w:val="1A88C3D7"/>
    <w:rsid w:val="1A9C2517"/>
    <w:rsid w:val="1AAFAA1F"/>
    <w:rsid w:val="1AB0E9EE"/>
    <w:rsid w:val="1AB98BE1"/>
    <w:rsid w:val="1AD81497"/>
    <w:rsid w:val="1AF16474"/>
    <w:rsid w:val="1AF35127"/>
    <w:rsid w:val="1B04D6CD"/>
    <w:rsid w:val="1B0CFD9C"/>
    <w:rsid w:val="1B161A69"/>
    <w:rsid w:val="1B2A5D80"/>
    <w:rsid w:val="1B34368F"/>
    <w:rsid w:val="1B39888E"/>
    <w:rsid w:val="1B4E3D73"/>
    <w:rsid w:val="1B56F3FD"/>
    <w:rsid w:val="1B5AB02F"/>
    <w:rsid w:val="1B629FB7"/>
    <w:rsid w:val="1B69EE0C"/>
    <w:rsid w:val="1B816BC5"/>
    <w:rsid w:val="1B87318C"/>
    <w:rsid w:val="1B8739B6"/>
    <w:rsid w:val="1B90366D"/>
    <w:rsid w:val="1BA888E0"/>
    <w:rsid w:val="1BAC0691"/>
    <w:rsid w:val="1BB539C3"/>
    <w:rsid w:val="1BC1F596"/>
    <w:rsid w:val="1BC47393"/>
    <w:rsid w:val="1BCF4BD5"/>
    <w:rsid w:val="1BDDC5F8"/>
    <w:rsid w:val="1C0CB72E"/>
    <w:rsid w:val="1C0D7C19"/>
    <w:rsid w:val="1C0FA5D9"/>
    <w:rsid w:val="1C4E81FF"/>
    <w:rsid w:val="1C5ABA55"/>
    <w:rsid w:val="1C7783FF"/>
    <w:rsid w:val="1C7E7332"/>
    <w:rsid w:val="1C851AA9"/>
    <w:rsid w:val="1C965E79"/>
    <w:rsid w:val="1C9CDDA9"/>
    <w:rsid w:val="1CA16F9C"/>
    <w:rsid w:val="1CC6ECC9"/>
    <w:rsid w:val="1D066836"/>
    <w:rsid w:val="1D128844"/>
    <w:rsid w:val="1D16E15C"/>
    <w:rsid w:val="1D1D7277"/>
    <w:rsid w:val="1D1E0699"/>
    <w:rsid w:val="1D28531C"/>
    <w:rsid w:val="1D355D86"/>
    <w:rsid w:val="1D3947F7"/>
    <w:rsid w:val="1D6CCB1F"/>
    <w:rsid w:val="1D6D0C5F"/>
    <w:rsid w:val="1D79A9E3"/>
    <w:rsid w:val="1D80F540"/>
    <w:rsid w:val="1D84A020"/>
    <w:rsid w:val="1D92A585"/>
    <w:rsid w:val="1D9A09E1"/>
    <w:rsid w:val="1D9CFCDB"/>
    <w:rsid w:val="1D9DC037"/>
    <w:rsid w:val="1DA6D703"/>
    <w:rsid w:val="1DCF4714"/>
    <w:rsid w:val="1DD17832"/>
    <w:rsid w:val="1DD1D1B8"/>
    <w:rsid w:val="1DF698D4"/>
    <w:rsid w:val="1DFAD85D"/>
    <w:rsid w:val="1E08A2B0"/>
    <w:rsid w:val="1E1B8271"/>
    <w:rsid w:val="1E2170CC"/>
    <w:rsid w:val="1E27AE15"/>
    <w:rsid w:val="1E2C7CE7"/>
    <w:rsid w:val="1E4C2D86"/>
    <w:rsid w:val="1E69F219"/>
    <w:rsid w:val="1E6D96BC"/>
    <w:rsid w:val="1E6E174F"/>
    <w:rsid w:val="1E786F2E"/>
    <w:rsid w:val="1E843846"/>
    <w:rsid w:val="1E86CD84"/>
    <w:rsid w:val="1EA48AE9"/>
    <w:rsid w:val="1EBD4D9F"/>
    <w:rsid w:val="1EC474A7"/>
    <w:rsid w:val="1EEA16CA"/>
    <w:rsid w:val="1EF8A68D"/>
    <w:rsid w:val="1F04C261"/>
    <w:rsid w:val="1F05F92E"/>
    <w:rsid w:val="1F393FE2"/>
    <w:rsid w:val="1F3A4AA8"/>
    <w:rsid w:val="1F3EB068"/>
    <w:rsid w:val="1F543E55"/>
    <w:rsid w:val="1F61184E"/>
    <w:rsid w:val="1F74F5B0"/>
    <w:rsid w:val="1F7D5897"/>
    <w:rsid w:val="1F8830D5"/>
    <w:rsid w:val="1F8C17DE"/>
    <w:rsid w:val="1F8D1BA3"/>
    <w:rsid w:val="1FDBE6EF"/>
    <w:rsid w:val="2025CE59"/>
    <w:rsid w:val="202833D0"/>
    <w:rsid w:val="20323E70"/>
    <w:rsid w:val="203398AF"/>
    <w:rsid w:val="203D0CFF"/>
    <w:rsid w:val="20581B23"/>
    <w:rsid w:val="206E6004"/>
    <w:rsid w:val="2082424E"/>
    <w:rsid w:val="209BC477"/>
    <w:rsid w:val="20A39E09"/>
    <w:rsid w:val="20A9CBE2"/>
    <w:rsid w:val="20AC2898"/>
    <w:rsid w:val="20AD3AE2"/>
    <w:rsid w:val="20AD6279"/>
    <w:rsid w:val="20CB8480"/>
    <w:rsid w:val="20CD2E17"/>
    <w:rsid w:val="20DB20B5"/>
    <w:rsid w:val="20DEE0D8"/>
    <w:rsid w:val="20F30653"/>
    <w:rsid w:val="20F51062"/>
    <w:rsid w:val="210918F4"/>
    <w:rsid w:val="2110F5CC"/>
    <w:rsid w:val="211920D8"/>
    <w:rsid w:val="21280648"/>
    <w:rsid w:val="2143A8D2"/>
    <w:rsid w:val="2146BDF2"/>
    <w:rsid w:val="21534654"/>
    <w:rsid w:val="21555FE5"/>
    <w:rsid w:val="215CE461"/>
    <w:rsid w:val="215DB12B"/>
    <w:rsid w:val="215E4913"/>
    <w:rsid w:val="2177200B"/>
    <w:rsid w:val="21797E9B"/>
    <w:rsid w:val="217A1563"/>
    <w:rsid w:val="217C51F2"/>
    <w:rsid w:val="21842CFD"/>
    <w:rsid w:val="218A0575"/>
    <w:rsid w:val="21A459D8"/>
    <w:rsid w:val="21A8F052"/>
    <w:rsid w:val="21AE0943"/>
    <w:rsid w:val="21B7F165"/>
    <w:rsid w:val="21B82EAA"/>
    <w:rsid w:val="21CC9996"/>
    <w:rsid w:val="21CEA89D"/>
    <w:rsid w:val="21CF7C14"/>
    <w:rsid w:val="21D4DD54"/>
    <w:rsid w:val="21FBB3A3"/>
    <w:rsid w:val="220D24AE"/>
    <w:rsid w:val="220D45B7"/>
    <w:rsid w:val="2212B6B2"/>
    <w:rsid w:val="221BFE2F"/>
    <w:rsid w:val="221D4496"/>
    <w:rsid w:val="22222BA7"/>
    <w:rsid w:val="22298C0A"/>
    <w:rsid w:val="223A248E"/>
    <w:rsid w:val="223BCD01"/>
    <w:rsid w:val="2240AD4D"/>
    <w:rsid w:val="224146A9"/>
    <w:rsid w:val="2243CD58"/>
    <w:rsid w:val="224A34D1"/>
    <w:rsid w:val="2261E3A0"/>
    <w:rsid w:val="227ECDB1"/>
    <w:rsid w:val="227EF70D"/>
    <w:rsid w:val="228F0835"/>
    <w:rsid w:val="22988FF8"/>
    <w:rsid w:val="22BDFCA7"/>
    <w:rsid w:val="22C927B7"/>
    <w:rsid w:val="22CA8FD5"/>
    <w:rsid w:val="22DB9DE7"/>
    <w:rsid w:val="22DCB206"/>
    <w:rsid w:val="231149EA"/>
    <w:rsid w:val="231FED25"/>
    <w:rsid w:val="232094D6"/>
    <w:rsid w:val="2320F12A"/>
    <w:rsid w:val="2323C69C"/>
    <w:rsid w:val="233289BA"/>
    <w:rsid w:val="233390BA"/>
    <w:rsid w:val="23390E9E"/>
    <w:rsid w:val="233A8847"/>
    <w:rsid w:val="233BF8CC"/>
    <w:rsid w:val="2369F42D"/>
    <w:rsid w:val="236BE447"/>
    <w:rsid w:val="2376CB03"/>
    <w:rsid w:val="2388F64C"/>
    <w:rsid w:val="238F2856"/>
    <w:rsid w:val="2397B29B"/>
    <w:rsid w:val="23AD3F57"/>
    <w:rsid w:val="23AEA5BE"/>
    <w:rsid w:val="23B4CAF1"/>
    <w:rsid w:val="23B957E5"/>
    <w:rsid w:val="23BB2291"/>
    <w:rsid w:val="23BF16FB"/>
    <w:rsid w:val="23D42E87"/>
    <w:rsid w:val="23F3E2A9"/>
    <w:rsid w:val="2406D888"/>
    <w:rsid w:val="241EFD36"/>
    <w:rsid w:val="242A6C3D"/>
    <w:rsid w:val="245C3AEF"/>
    <w:rsid w:val="246538D7"/>
    <w:rsid w:val="248A1DC8"/>
    <w:rsid w:val="2491205A"/>
    <w:rsid w:val="2491E140"/>
    <w:rsid w:val="24A96642"/>
    <w:rsid w:val="24BB2277"/>
    <w:rsid w:val="24BFF2B7"/>
    <w:rsid w:val="24C21D40"/>
    <w:rsid w:val="250880CE"/>
    <w:rsid w:val="251BCF1E"/>
    <w:rsid w:val="25202084"/>
    <w:rsid w:val="25292416"/>
    <w:rsid w:val="25515588"/>
    <w:rsid w:val="25751442"/>
    <w:rsid w:val="2579FB1A"/>
    <w:rsid w:val="25953E7D"/>
    <w:rsid w:val="259C3F48"/>
    <w:rsid w:val="25B9AE17"/>
    <w:rsid w:val="25BC5FC6"/>
    <w:rsid w:val="25C9ADD8"/>
    <w:rsid w:val="25D1B352"/>
    <w:rsid w:val="25D27EEA"/>
    <w:rsid w:val="25F8C435"/>
    <w:rsid w:val="25FA214B"/>
    <w:rsid w:val="25FFB57F"/>
    <w:rsid w:val="26163D89"/>
    <w:rsid w:val="26176EA9"/>
    <w:rsid w:val="262F7767"/>
    <w:rsid w:val="26310D1D"/>
    <w:rsid w:val="2631D9E9"/>
    <w:rsid w:val="26334A78"/>
    <w:rsid w:val="26348706"/>
    <w:rsid w:val="263496EC"/>
    <w:rsid w:val="265BD07E"/>
    <w:rsid w:val="267C5D5B"/>
    <w:rsid w:val="267FDEB6"/>
    <w:rsid w:val="2680B376"/>
    <w:rsid w:val="26835D74"/>
    <w:rsid w:val="268E1F06"/>
    <w:rsid w:val="26AA04D0"/>
    <w:rsid w:val="26ACAFCB"/>
    <w:rsid w:val="26B85D3C"/>
    <w:rsid w:val="26BC526F"/>
    <w:rsid w:val="26CC65A2"/>
    <w:rsid w:val="26D0898E"/>
    <w:rsid w:val="26DED078"/>
    <w:rsid w:val="26FDF3E6"/>
    <w:rsid w:val="2700F377"/>
    <w:rsid w:val="270771C0"/>
    <w:rsid w:val="272A1BB2"/>
    <w:rsid w:val="273571F2"/>
    <w:rsid w:val="27371F54"/>
    <w:rsid w:val="273FCE7B"/>
    <w:rsid w:val="2741DA5D"/>
    <w:rsid w:val="27466C63"/>
    <w:rsid w:val="275B5322"/>
    <w:rsid w:val="276EA2A2"/>
    <w:rsid w:val="2787B833"/>
    <w:rsid w:val="27BA71A9"/>
    <w:rsid w:val="27C00297"/>
    <w:rsid w:val="27CBA0FD"/>
    <w:rsid w:val="27D27C77"/>
    <w:rsid w:val="27D9AE40"/>
    <w:rsid w:val="27DFD230"/>
    <w:rsid w:val="27E340DC"/>
    <w:rsid w:val="28063AA8"/>
    <w:rsid w:val="280708A1"/>
    <w:rsid w:val="280AD4EF"/>
    <w:rsid w:val="280F8262"/>
    <w:rsid w:val="28197B97"/>
    <w:rsid w:val="281F138D"/>
    <w:rsid w:val="2849DDB0"/>
    <w:rsid w:val="28542D9D"/>
    <w:rsid w:val="28639438"/>
    <w:rsid w:val="289D90D3"/>
    <w:rsid w:val="28A7CA2B"/>
    <w:rsid w:val="28B7152D"/>
    <w:rsid w:val="28BFC29D"/>
    <w:rsid w:val="28D47F6A"/>
    <w:rsid w:val="28D5347D"/>
    <w:rsid w:val="28DE1E49"/>
    <w:rsid w:val="28F5CFFB"/>
    <w:rsid w:val="2905B373"/>
    <w:rsid w:val="291BA6A1"/>
    <w:rsid w:val="291CA306"/>
    <w:rsid w:val="2924C339"/>
    <w:rsid w:val="292DB6E2"/>
    <w:rsid w:val="29307475"/>
    <w:rsid w:val="293516D8"/>
    <w:rsid w:val="29378CB0"/>
    <w:rsid w:val="293AF782"/>
    <w:rsid w:val="29497788"/>
    <w:rsid w:val="294DA15B"/>
    <w:rsid w:val="29542D74"/>
    <w:rsid w:val="296C6A7F"/>
    <w:rsid w:val="296ED77B"/>
    <w:rsid w:val="29734923"/>
    <w:rsid w:val="29756BF5"/>
    <w:rsid w:val="297A3B7D"/>
    <w:rsid w:val="297D12F4"/>
    <w:rsid w:val="2989D11C"/>
    <w:rsid w:val="29A046A5"/>
    <w:rsid w:val="29C27495"/>
    <w:rsid w:val="29C68646"/>
    <w:rsid w:val="29C7FB78"/>
    <w:rsid w:val="29C82D4E"/>
    <w:rsid w:val="29D33210"/>
    <w:rsid w:val="29D6A699"/>
    <w:rsid w:val="29D8DE70"/>
    <w:rsid w:val="29DB263D"/>
    <w:rsid w:val="29E69A3B"/>
    <w:rsid w:val="29F46793"/>
    <w:rsid w:val="29FCAE9E"/>
    <w:rsid w:val="2A3029B2"/>
    <w:rsid w:val="2A33DB49"/>
    <w:rsid w:val="2A3527BC"/>
    <w:rsid w:val="2A44B161"/>
    <w:rsid w:val="2A52439C"/>
    <w:rsid w:val="2A6D2F5A"/>
    <w:rsid w:val="2A792203"/>
    <w:rsid w:val="2A792E1F"/>
    <w:rsid w:val="2A7AB8FB"/>
    <w:rsid w:val="2A92F3E4"/>
    <w:rsid w:val="2A933A95"/>
    <w:rsid w:val="2A968461"/>
    <w:rsid w:val="2AAEE611"/>
    <w:rsid w:val="2AD3A94B"/>
    <w:rsid w:val="2AD7ABEB"/>
    <w:rsid w:val="2AE79CAD"/>
    <w:rsid w:val="2AEE49BE"/>
    <w:rsid w:val="2AEFC1A2"/>
    <w:rsid w:val="2AF6F91C"/>
    <w:rsid w:val="2B24D1FA"/>
    <w:rsid w:val="2B2FDB61"/>
    <w:rsid w:val="2B452A1A"/>
    <w:rsid w:val="2B707571"/>
    <w:rsid w:val="2B76702C"/>
    <w:rsid w:val="2B8002DB"/>
    <w:rsid w:val="2BBE6718"/>
    <w:rsid w:val="2BC8366E"/>
    <w:rsid w:val="2BCC85CB"/>
    <w:rsid w:val="2BDBF243"/>
    <w:rsid w:val="2BE1FAA3"/>
    <w:rsid w:val="2BE98902"/>
    <w:rsid w:val="2BF3F083"/>
    <w:rsid w:val="2C3BEDC0"/>
    <w:rsid w:val="2C550DCB"/>
    <w:rsid w:val="2C787079"/>
    <w:rsid w:val="2C7D3640"/>
    <w:rsid w:val="2C87F06A"/>
    <w:rsid w:val="2C91DA35"/>
    <w:rsid w:val="2C9715E1"/>
    <w:rsid w:val="2CA8C84B"/>
    <w:rsid w:val="2CA98906"/>
    <w:rsid w:val="2CB4EEAA"/>
    <w:rsid w:val="2CB7A994"/>
    <w:rsid w:val="2CC24E73"/>
    <w:rsid w:val="2CD603ED"/>
    <w:rsid w:val="2CE16AE8"/>
    <w:rsid w:val="2CF61B1D"/>
    <w:rsid w:val="2D07A6C9"/>
    <w:rsid w:val="2D15C6EF"/>
    <w:rsid w:val="2D2FD60C"/>
    <w:rsid w:val="2D66C2DB"/>
    <w:rsid w:val="2D6C9C39"/>
    <w:rsid w:val="2D7AAC26"/>
    <w:rsid w:val="2D7AE9D2"/>
    <w:rsid w:val="2D7FA454"/>
    <w:rsid w:val="2D8C7824"/>
    <w:rsid w:val="2D9B06FE"/>
    <w:rsid w:val="2DA17F0E"/>
    <w:rsid w:val="2DA48459"/>
    <w:rsid w:val="2DB5CD2E"/>
    <w:rsid w:val="2DBA61EE"/>
    <w:rsid w:val="2DD43A33"/>
    <w:rsid w:val="2DD5158F"/>
    <w:rsid w:val="2DDFD194"/>
    <w:rsid w:val="2DF61B6E"/>
    <w:rsid w:val="2DF75CBB"/>
    <w:rsid w:val="2DF9DCDA"/>
    <w:rsid w:val="2E0A1DDA"/>
    <w:rsid w:val="2E173F5F"/>
    <w:rsid w:val="2E23F596"/>
    <w:rsid w:val="2E38FFA0"/>
    <w:rsid w:val="2E3F4CED"/>
    <w:rsid w:val="2E3FD46B"/>
    <w:rsid w:val="2E545BEF"/>
    <w:rsid w:val="2E86F296"/>
    <w:rsid w:val="2E9D2013"/>
    <w:rsid w:val="2E9DAA8F"/>
    <w:rsid w:val="2EA434C2"/>
    <w:rsid w:val="2EB8EBD9"/>
    <w:rsid w:val="2EC0894A"/>
    <w:rsid w:val="2ED40CFE"/>
    <w:rsid w:val="2ED62A7C"/>
    <w:rsid w:val="2F002512"/>
    <w:rsid w:val="2F1D76B1"/>
    <w:rsid w:val="2F6BB016"/>
    <w:rsid w:val="2F9E8E8B"/>
    <w:rsid w:val="2FA69A46"/>
    <w:rsid w:val="2FA73661"/>
    <w:rsid w:val="2FA98A18"/>
    <w:rsid w:val="2FAA79AF"/>
    <w:rsid w:val="2FBC18EA"/>
    <w:rsid w:val="2FBFC5F7"/>
    <w:rsid w:val="2FD495FF"/>
    <w:rsid w:val="2FF50F0F"/>
    <w:rsid w:val="2FF83373"/>
    <w:rsid w:val="2FFE1948"/>
    <w:rsid w:val="30074CE9"/>
    <w:rsid w:val="302C82FD"/>
    <w:rsid w:val="302FCA69"/>
    <w:rsid w:val="3046149D"/>
    <w:rsid w:val="304EDA4D"/>
    <w:rsid w:val="30510336"/>
    <w:rsid w:val="305E2512"/>
    <w:rsid w:val="3061C25B"/>
    <w:rsid w:val="3066DE4D"/>
    <w:rsid w:val="306C1EB9"/>
    <w:rsid w:val="307E6B98"/>
    <w:rsid w:val="30AB3DBE"/>
    <w:rsid w:val="30AEB2FB"/>
    <w:rsid w:val="30AF0826"/>
    <w:rsid w:val="30C406AE"/>
    <w:rsid w:val="30C98E5D"/>
    <w:rsid w:val="30D2A392"/>
    <w:rsid w:val="30D75BAB"/>
    <w:rsid w:val="30D7EFA6"/>
    <w:rsid w:val="30E0B706"/>
    <w:rsid w:val="30E258D0"/>
    <w:rsid w:val="30E327BB"/>
    <w:rsid w:val="30E7A55A"/>
    <w:rsid w:val="30EA32AF"/>
    <w:rsid w:val="3118F07B"/>
    <w:rsid w:val="3132B9A9"/>
    <w:rsid w:val="31369312"/>
    <w:rsid w:val="3149DC60"/>
    <w:rsid w:val="314AFA98"/>
    <w:rsid w:val="316F4385"/>
    <w:rsid w:val="31732564"/>
    <w:rsid w:val="31751FE6"/>
    <w:rsid w:val="3181286A"/>
    <w:rsid w:val="31A437AF"/>
    <w:rsid w:val="31B60D93"/>
    <w:rsid w:val="31B93E55"/>
    <w:rsid w:val="31BCABF4"/>
    <w:rsid w:val="31C1DBD5"/>
    <w:rsid w:val="31CD38F1"/>
    <w:rsid w:val="31D2113E"/>
    <w:rsid w:val="31DDAA9B"/>
    <w:rsid w:val="31E8301D"/>
    <w:rsid w:val="31F1C465"/>
    <w:rsid w:val="31F48FAF"/>
    <w:rsid w:val="31F9F573"/>
    <w:rsid w:val="32186038"/>
    <w:rsid w:val="3221935C"/>
    <w:rsid w:val="3224A148"/>
    <w:rsid w:val="3228B1A3"/>
    <w:rsid w:val="322DDB67"/>
    <w:rsid w:val="3241A679"/>
    <w:rsid w:val="326DB667"/>
    <w:rsid w:val="326FB0F4"/>
    <w:rsid w:val="3299B590"/>
    <w:rsid w:val="32A2947D"/>
    <w:rsid w:val="32A34058"/>
    <w:rsid w:val="32A9F067"/>
    <w:rsid w:val="32C16949"/>
    <w:rsid w:val="32C82A99"/>
    <w:rsid w:val="32CFB910"/>
    <w:rsid w:val="32DDB7DF"/>
    <w:rsid w:val="32E72E59"/>
    <w:rsid w:val="32F26894"/>
    <w:rsid w:val="32FE5874"/>
    <w:rsid w:val="33162AF7"/>
    <w:rsid w:val="331680CA"/>
    <w:rsid w:val="3325F64E"/>
    <w:rsid w:val="33282067"/>
    <w:rsid w:val="332FB16C"/>
    <w:rsid w:val="33301CA2"/>
    <w:rsid w:val="334A8D82"/>
    <w:rsid w:val="334AF959"/>
    <w:rsid w:val="335DC09A"/>
    <w:rsid w:val="337407C2"/>
    <w:rsid w:val="337FCFAA"/>
    <w:rsid w:val="33AA1EDB"/>
    <w:rsid w:val="33BDE39B"/>
    <w:rsid w:val="33BF8A76"/>
    <w:rsid w:val="33CCC8EA"/>
    <w:rsid w:val="33CFF9BA"/>
    <w:rsid w:val="33DAB972"/>
    <w:rsid w:val="33DB5658"/>
    <w:rsid w:val="33E20DCF"/>
    <w:rsid w:val="33E4E472"/>
    <w:rsid w:val="33E75D5A"/>
    <w:rsid w:val="33F2B630"/>
    <w:rsid w:val="34060724"/>
    <w:rsid w:val="340A733D"/>
    <w:rsid w:val="34177677"/>
    <w:rsid w:val="34188CA7"/>
    <w:rsid w:val="342B7130"/>
    <w:rsid w:val="343D6DE7"/>
    <w:rsid w:val="34432823"/>
    <w:rsid w:val="344B865C"/>
    <w:rsid w:val="344DFE73"/>
    <w:rsid w:val="3465F7E0"/>
    <w:rsid w:val="34702CBC"/>
    <w:rsid w:val="34720CD0"/>
    <w:rsid w:val="347662EE"/>
    <w:rsid w:val="34822CFA"/>
    <w:rsid w:val="3493371A"/>
    <w:rsid w:val="34AAEECF"/>
    <w:rsid w:val="34D7EC51"/>
    <w:rsid w:val="34DF1C3E"/>
    <w:rsid w:val="34E23BE8"/>
    <w:rsid w:val="34ECC065"/>
    <w:rsid w:val="34F1C843"/>
    <w:rsid w:val="34F58B4C"/>
    <w:rsid w:val="34FDDF1C"/>
    <w:rsid w:val="3501B0AF"/>
    <w:rsid w:val="350821D9"/>
    <w:rsid w:val="3510B8F0"/>
    <w:rsid w:val="352A2F70"/>
    <w:rsid w:val="352FEBED"/>
    <w:rsid w:val="3540E432"/>
    <w:rsid w:val="35620424"/>
    <w:rsid w:val="3565C4B3"/>
    <w:rsid w:val="3577814F"/>
    <w:rsid w:val="3587914E"/>
    <w:rsid w:val="358ED136"/>
    <w:rsid w:val="3590DC35"/>
    <w:rsid w:val="35B46592"/>
    <w:rsid w:val="35BBDD43"/>
    <w:rsid w:val="35C7F273"/>
    <w:rsid w:val="35E0C38F"/>
    <w:rsid w:val="35F0887F"/>
    <w:rsid w:val="35F250D5"/>
    <w:rsid w:val="35FD2DFC"/>
    <w:rsid w:val="3601E449"/>
    <w:rsid w:val="3603286B"/>
    <w:rsid w:val="360458D8"/>
    <w:rsid w:val="360AB739"/>
    <w:rsid w:val="360E0AEA"/>
    <w:rsid w:val="36129141"/>
    <w:rsid w:val="36136A8F"/>
    <w:rsid w:val="36205FFD"/>
    <w:rsid w:val="36302747"/>
    <w:rsid w:val="36327C29"/>
    <w:rsid w:val="363EF91A"/>
    <w:rsid w:val="3653D631"/>
    <w:rsid w:val="366693D2"/>
    <w:rsid w:val="367B5E19"/>
    <w:rsid w:val="3690FD3B"/>
    <w:rsid w:val="3695A000"/>
    <w:rsid w:val="36A53BC3"/>
    <w:rsid w:val="36B68809"/>
    <w:rsid w:val="36BF061A"/>
    <w:rsid w:val="36C574E6"/>
    <w:rsid w:val="36DCA99F"/>
    <w:rsid w:val="36DCD6BE"/>
    <w:rsid w:val="36EDA07E"/>
    <w:rsid w:val="36F4262C"/>
    <w:rsid w:val="36FE0EF3"/>
    <w:rsid w:val="370DD4C8"/>
    <w:rsid w:val="370F1D64"/>
    <w:rsid w:val="3718BAF2"/>
    <w:rsid w:val="371CB086"/>
    <w:rsid w:val="3739F543"/>
    <w:rsid w:val="376FA533"/>
    <w:rsid w:val="37AB9200"/>
    <w:rsid w:val="37CFB72A"/>
    <w:rsid w:val="37D00B3C"/>
    <w:rsid w:val="37E0335F"/>
    <w:rsid w:val="37E0651E"/>
    <w:rsid w:val="37E7BD91"/>
    <w:rsid w:val="37EBB456"/>
    <w:rsid w:val="37F2F07B"/>
    <w:rsid w:val="37FA2457"/>
    <w:rsid w:val="3808A6B6"/>
    <w:rsid w:val="380B8A46"/>
    <w:rsid w:val="3815288C"/>
    <w:rsid w:val="3816E298"/>
    <w:rsid w:val="381E486A"/>
    <w:rsid w:val="3820AB44"/>
    <w:rsid w:val="38292684"/>
    <w:rsid w:val="384669DE"/>
    <w:rsid w:val="3846DE32"/>
    <w:rsid w:val="3854F3DD"/>
    <w:rsid w:val="38691FF5"/>
    <w:rsid w:val="386BDF7C"/>
    <w:rsid w:val="38715FCE"/>
    <w:rsid w:val="3878763F"/>
    <w:rsid w:val="389C09DC"/>
    <w:rsid w:val="38AC2FF9"/>
    <w:rsid w:val="38B62214"/>
    <w:rsid w:val="38B7F003"/>
    <w:rsid w:val="38B942AF"/>
    <w:rsid w:val="38C275A6"/>
    <w:rsid w:val="38CF1AC7"/>
    <w:rsid w:val="38D82030"/>
    <w:rsid w:val="38DCDC2A"/>
    <w:rsid w:val="38F480FB"/>
    <w:rsid w:val="38FB7B06"/>
    <w:rsid w:val="3912B935"/>
    <w:rsid w:val="392D8486"/>
    <w:rsid w:val="3936F086"/>
    <w:rsid w:val="395C40D5"/>
    <w:rsid w:val="3965F703"/>
    <w:rsid w:val="39784A65"/>
    <w:rsid w:val="397F31C4"/>
    <w:rsid w:val="399B82D8"/>
    <w:rsid w:val="39A39C44"/>
    <w:rsid w:val="39AB5D74"/>
    <w:rsid w:val="39B2296E"/>
    <w:rsid w:val="39BEADA1"/>
    <w:rsid w:val="39CCAF3C"/>
    <w:rsid w:val="39CF246A"/>
    <w:rsid w:val="39E66BB9"/>
    <w:rsid w:val="39F89981"/>
    <w:rsid w:val="3A00DE20"/>
    <w:rsid w:val="3A13084B"/>
    <w:rsid w:val="3A26015A"/>
    <w:rsid w:val="3A2731DE"/>
    <w:rsid w:val="3A2BC78D"/>
    <w:rsid w:val="3A2FEB80"/>
    <w:rsid w:val="3A38BA81"/>
    <w:rsid w:val="3A4DF942"/>
    <w:rsid w:val="3A5F4F1C"/>
    <w:rsid w:val="3A6393E1"/>
    <w:rsid w:val="3A9F2AFF"/>
    <w:rsid w:val="3AA06F91"/>
    <w:rsid w:val="3AAB8467"/>
    <w:rsid w:val="3AB5024C"/>
    <w:rsid w:val="3ABDE302"/>
    <w:rsid w:val="3ADAFDB0"/>
    <w:rsid w:val="3AF30AA7"/>
    <w:rsid w:val="3AF8378F"/>
    <w:rsid w:val="3AFA8C80"/>
    <w:rsid w:val="3B116EE7"/>
    <w:rsid w:val="3B24E072"/>
    <w:rsid w:val="3B2DC24C"/>
    <w:rsid w:val="3B387C39"/>
    <w:rsid w:val="3B3BAD52"/>
    <w:rsid w:val="3B53F43F"/>
    <w:rsid w:val="3B779129"/>
    <w:rsid w:val="3B8D2880"/>
    <w:rsid w:val="3B90C4FB"/>
    <w:rsid w:val="3B9771EC"/>
    <w:rsid w:val="3BAF5221"/>
    <w:rsid w:val="3BB6F90C"/>
    <w:rsid w:val="3BB901F3"/>
    <w:rsid w:val="3BD1DDFD"/>
    <w:rsid w:val="3BDD16CD"/>
    <w:rsid w:val="3BE5EFC7"/>
    <w:rsid w:val="3BF7DC5E"/>
    <w:rsid w:val="3C168362"/>
    <w:rsid w:val="3C1F2719"/>
    <w:rsid w:val="3C2D7497"/>
    <w:rsid w:val="3C3034A7"/>
    <w:rsid w:val="3C68E3EE"/>
    <w:rsid w:val="3C6B9B62"/>
    <w:rsid w:val="3C6D3867"/>
    <w:rsid w:val="3C76CAF6"/>
    <w:rsid w:val="3C8BE37F"/>
    <w:rsid w:val="3C92CC50"/>
    <w:rsid w:val="3CA20B3C"/>
    <w:rsid w:val="3CA43DD7"/>
    <w:rsid w:val="3CAC78C5"/>
    <w:rsid w:val="3CBAD1A4"/>
    <w:rsid w:val="3CEAA67D"/>
    <w:rsid w:val="3D45860A"/>
    <w:rsid w:val="3D4E3FA4"/>
    <w:rsid w:val="3D981896"/>
    <w:rsid w:val="3DA2C7A8"/>
    <w:rsid w:val="3DA7CD3E"/>
    <w:rsid w:val="3DACD67B"/>
    <w:rsid w:val="3DAE0E72"/>
    <w:rsid w:val="3DCC9417"/>
    <w:rsid w:val="3DCDB046"/>
    <w:rsid w:val="3DD8100C"/>
    <w:rsid w:val="3DF8F00C"/>
    <w:rsid w:val="3DFE5A09"/>
    <w:rsid w:val="3E23EAD2"/>
    <w:rsid w:val="3E2EABBF"/>
    <w:rsid w:val="3E3C5212"/>
    <w:rsid w:val="3E4CE5DA"/>
    <w:rsid w:val="3E553445"/>
    <w:rsid w:val="3E5EE93B"/>
    <w:rsid w:val="3E601A4F"/>
    <w:rsid w:val="3E767160"/>
    <w:rsid w:val="3E9458CE"/>
    <w:rsid w:val="3E9A0B51"/>
    <w:rsid w:val="3E9B9D97"/>
    <w:rsid w:val="3EAE9BEF"/>
    <w:rsid w:val="3EBC3DA2"/>
    <w:rsid w:val="3EBF194C"/>
    <w:rsid w:val="3ED596C6"/>
    <w:rsid w:val="3ED97D30"/>
    <w:rsid w:val="3EE2B9CB"/>
    <w:rsid w:val="3EE93B24"/>
    <w:rsid w:val="3EEBC353"/>
    <w:rsid w:val="3EF224C9"/>
    <w:rsid w:val="3EF42B97"/>
    <w:rsid w:val="3EF84412"/>
    <w:rsid w:val="3F231DD1"/>
    <w:rsid w:val="3F27C26B"/>
    <w:rsid w:val="3F2BD089"/>
    <w:rsid w:val="3F35C8DE"/>
    <w:rsid w:val="3F424044"/>
    <w:rsid w:val="3F4C38E7"/>
    <w:rsid w:val="3F4DD51A"/>
    <w:rsid w:val="3F5AF649"/>
    <w:rsid w:val="3F61D7AE"/>
    <w:rsid w:val="3F647029"/>
    <w:rsid w:val="3FB2D288"/>
    <w:rsid w:val="3FF8FE2B"/>
    <w:rsid w:val="4013E11F"/>
    <w:rsid w:val="4020ED07"/>
    <w:rsid w:val="40291E3F"/>
    <w:rsid w:val="4034DB76"/>
    <w:rsid w:val="40392E39"/>
    <w:rsid w:val="40511D97"/>
    <w:rsid w:val="4063F872"/>
    <w:rsid w:val="406B34A8"/>
    <w:rsid w:val="40717354"/>
    <w:rsid w:val="4082EC09"/>
    <w:rsid w:val="4084FFF0"/>
    <w:rsid w:val="409E09BB"/>
    <w:rsid w:val="40A61E6B"/>
    <w:rsid w:val="40AFDFCD"/>
    <w:rsid w:val="40CDA74C"/>
    <w:rsid w:val="414A05CF"/>
    <w:rsid w:val="4151790B"/>
    <w:rsid w:val="41582687"/>
    <w:rsid w:val="4179C41C"/>
    <w:rsid w:val="417F1838"/>
    <w:rsid w:val="4183CB0D"/>
    <w:rsid w:val="4185E50D"/>
    <w:rsid w:val="4194D93E"/>
    <w:rsid w:val="41A53F1A"/>
    <w:rsid w:val="41BB1D81"/>
    <w:rsid w:val="41C19B55"/>
    <w:rsid w:val="41C5E62B"/>
    <w:rsid w:val="41DFA9D5"/>
    <w:rsid w:val="41EAE1FB"/>
    <w:rsid w:val="41FF22EC"/>
    <w:rsid w:val="42051F73"/>
    <w:rsid w:val="421BD46D"/>
    <w:rsid w:val="42267624"/>
    <w:rsid w:val="427FB0FC"/>
    <w:rsid w:val="42A16765"/>
    <w:rsid w:val="42FF1834"/>
    <w:rsid w:val="430DB029"/>
    <w:rsid w:val="4312C58E"/>
    <w:rsid w:val="43224C15"/>
    <w:rsid w:val="4334890E"/>
    <w:rsid w:val="4341645F"/>
    <w:rsid w:val="43562A73"/>
    <w:rsid w:val="435985F8"/>
    <w:rsid w:val="4363C97F"/>
    <w:rsid w:val="436930F1"/>
    <w:rsid w:val="436C8255"/>
    <w:rsid w:val="43757DDD"/>
    <w:rsid w:val="43840569"/>
    <w:rsid w:val="4389F26A"/>
    <w:rsid w:val="439072B4"/>
    <w:rsid w:val="43AA69BE"/>
    <w:rsid w:val="43CB5A3F"/>
    <w:rsid w:val="43DB6E83"/>
    <w:rsid w:val="43E1E899"/>
    <w:rsid w:val="43E6F629"/>
    <w:rsid w:val="43EC7C4F"/>
    <w:rsid w:val="44075A1A"/>
    <w:rsid w:val="4415EEFB"/>
    <w:rsid w:val="443361FF"/>
    <w:rsid w:val="4437DD55"/>
    <w:rsid w:val="445F2A6B"/>
    <w:rsid w:val="447CCBA8"/>
    <w:rsid w:val="4484DEEB"/>
    <w:rsid w:val="44882041"/>
    <w:rsid w:val="44891A7A"/>
    <w:rsid w:val="448B5785"/>
    <w:rsid w:val="448B6977"/>
    <w:rsid w:val="44BAE4BD"/>
    <w:rsid w:val="44CD62AA"/>
    <w:rsid w:val="44D504D6"/>
    <w:rsid w:val="450B03C3"/>
    <w:rsid w:val="450B13AD"/>
    <w:rsid w:val="451E0D8D"/>
    <w:rsid w:val="451E57A6"/>
    <w:rsid w:val="4530C595"/>
    <w:rsid w:val="45582874"/>
    <w:rsid w:val="4560B821"/>
    <w:rsid w:val="456DEF7B"/>
    <w:rsid w:val="459225C9"/>
    <w:rsid w:val="459E36C3"/>
    <w:rsid w:val="45A0755C"/>
    <w:rsid w:val="45B43799"/>
    <w:rsid w:val="45D8C9A0"/>
    <w:rsid w:val="45FD18E2"/>
    <w:rsid w:val="460A2063"/>
    <w:rsid w:val="4613EC3B"/>
    <w:rsid w:val="462F0576"/>
    <w:rsid w:val="4639A71E"/>
    <w:rsid w:val="4644F520"/>
    <w:rsid w:val="4645BDE5"/>
    <w:rsid w:val="464E4446"/>
    <w:rsid w:val="4650B9B8"/>
    <w:rsid w:val="465D3781"/>
    <w:rsid w:val="465D3CB9"/>
    <w:rsid w:val="4669E3D0"/>
    <w:rsid w:val="466BF979"/>
    <w:rsid w:val="466F19AD"/>
    <w:rsid w:val="4672E803"/>
    <w:rsid w:val="4673C64B"/>
    <w:rsid w:val="46742779"/>
    <w:rsid w:val="467D62AF"/>
    <w:rsid w:val="467F333F"/>
    <w:rsid w:val="4692AC56"/>
    <w:rsid w:val="469FAEDA"/>
    <w:rsid w:val="46A338AD"/>
    <w:rsid w:val="46A5358E"/>
    <w:rsid w:val="46ABB391"/>
    <w:rsid w:val="46B92AF5"/>
    <w:rsid w:val="46BD586C"/>
    <w:rsid w:val="46BE4747"/>
    <w:rsid w:val="46CC3BF5"/>
    <w:rsid w:val="46CDC498"/>
    <w:rsid w:val="46D6E52B"/>
    <w:rsid w:val="46E1C0A7"/>
    <w:rsid w:val="46EBF461"/>
    <w:rsid w:val="46F38CAD"/>
    <w:rsid w:val="47232979"/>
    <w:rsid w:val="472C583B"/>
    <w:rsid w:val="47321FE0"/>
    <w:rsid w:val="474B0B4A"/>
    <w:rsid w:val="474F32C0"/>
    <w:rsid w:val="47587B72"/>
    <w:rsid w:val="475DE8D2"/>
    <w:rsid w:val="47660F1B"/>
    <w:rsid w:val="478DA852"/>
    <w:rsid w:val="479E3CFC"/>
    <w:rsid w:val="47A2DFC1"/>
    <w:rsid w:val="47AA1849"/>
    <w:rsid w:val="47CD55DD"/>
    <w:rsid w:val="47D182E8"/>
    <w:rsid w:val="48014D89"/>
    <w:rsid w:val="4810F4C9"/>
    <w:rsid w:val="4814FEF6"/>
    <w:rsid w:val="4824D4F8"/>
    <w:rsid w:val="484C1A7C"/>
    <w:rsid w:val="48615980"/>
    <w:rsid w:val="48648BB8"/>
    <w:rsid w:val="4865F6F2"/>
    <w:rsid w:val="4896FA1D"/>
    <w:rsid w:val="48AF0B3A"/>
    <w:rsid w:val="48C2209D"/>
    <w:rsid w:val="48C4B120"/>
    <w:rsid w:val="48CC1121"/>
    <w:rsid w:val="48D7C6C0"/>
    <w:rsid w:val="48E80EDA"/>
    <w:rsid w:val="48FCE01E"/>
    <w:rsid w:val="48FFC431"/>
    <w:rsid w:val="49103117"/>
    <w:rsid w:val="49235DB1"/>
    <w:rsid w:val="492EF512"/>
    <w:rsid w:val="495D1D45"/>
    <w:rsid w:val="496765E7"/>
    <w:rsid w:val="49676D1E"/>
    <w:rsid w:val="497CEFF1"/>
    <w:rsid w:val="4983B91F"/>
    <w:rsid w:val="4995B804"/>
    <w:rsid w:val="49ACE5ED"/>
    <w:rsid w:val="49BDF470"/>
    <w:rsid w:val="49CD2194"/>
    <w:rsid w:val="49D5BDDA"/>
    <w:rsid w:val="49DC2297"/>
    <w:rsid w:val="49DD0465"/>
    <w:rsid w:val="49EAD429"/>
    <w:rsid w:val="49F9FDB1"/>
    <w:rsid w:val="4A009F63"/>
    <w:rsid w:val="4A0DDEEB"/>
    <w:rsid w:val="4A2E55BA"/>
    <w:rsid w:val="4A2FC5D7"/>
    <w:rsid w:val="4A2FF773"/>
    <w:rsid w:val="4A351F15"/>
    <w:rsid w:val="4A37BB0E"/>
    <w:rsid w:val="4A4174DD"/>
    <w:rsid w:val="4A41C32D"/>
    <w:rsid w:val="4A4FA475"/>
    <w:rsid w:val="4A652A35"/>
    <w:rsid w:val="4A66C444"/>
    <w:rsid w:val="4A6ECF71"/>
    <w:rsid w:val="4A77F178"/>
    <w:rsid w:val="4A901D81"/>
    <w:rsid w:val="4A952B68"/>
    <w:rsid w:val="4A9AB6AE"/>
    <w:rsid w:val="4A9B545B"/>
    <w:rsid w:val="4A9CB34C"/>
    <w:rsid w:val="4AA38093"/>
    <w:rsid w:val="4AAD0E67"/>
    <w:rsid w:val="4AAE912E"/>
    <w:rsid w:val="4AB5440A"/>
    <w:rsid w:val="4AEBF3F6"/>
    <w:rsid w:val="4B03F931"/>
    <w:rsid w:val="4B0B346A"/>
    <w:rsid w:val="4B0C787A"/>
    <w:rsid w:val="4B203182"/>
    <w:rsid w:val="4B3B14FC"/>
    <w:rsid w:val="4B3E5C06"/>
    <w:rsid w:val="4B52F61E"/>
    <w:rsid w:val="4B580137"/>
    <w:rsid w:val="4B79F7D6"/>
    <w:rsid w:val="4B8AEED3"/>
    <w:rsid w:val="4B926E7F"/>
    <w:rsid w:val="4B9BF3B7"/>
    <w:rsid w:val="4BAE757E"/>
    <w:rsid w:val="4BB7D983"/>
    <w:rsid w:val="4BB9B6F0"/>
    <w:rsid w:val="4BBE6548"/>
    <w:rsid w:val="4BBF2375"/>
    <w:rsid w:val="4BCE75A5"/>
    <w:rsid w:val="4BE3DA57"/>
    <w:rsid w:val="4BE59FDF"/>
    <w:rsid w:val="4BEC1FFE"/>
    <w:rsid w:val="4BF336FE"/>
    <w:rsid w:val="4BFB2389"/>
    <w:rsid w:val="4C05AE48"/>
    <w:rsid w:val="4C1F2B4F"/>
    <w:rsid w:val="4C28CA7D"/>
    <w:rsid w:val="4C29F4A9"/>
    <w:rsid w:val="4C3801F2"/>
    <w:rsid w:val="4C453015"/>
    <w:rsid w:val="4C49F16B"/>
    <w:rsid w:val="4C53BA73"/>
    <w:rsid w:val="4C5EE9D7"/>
    <w:rsid w:val="4C89737A"/>
    <w:rsid w:val="4C9B8473"/>
    <w:rsid w:val="4CD616AF"/>
    <w:rsid w:val="4CDE5B31"/>
    <w:rsid w:val="4CDF0C6B"/>
    <w:rsid w:val="4D00ACBA"/>
    <w:rsid w:val="4D106369"/>
    <w:rsid w:val="4D3AE5A8"/>
    <w:rsid w:val="4D49859B"/>
    <w:rsid w:val="4D592038"/>
    <w:rsid w:val="4D709F65"/>
    <w:rsid w:val="4D75E247"/>
    <w:rsid w:val="4D7D4D67"/>
    <w:rsid w:val="4D834FA1"/>
    <w:rsid w:val="4D84CFDF"/>
    <w:rsid w:val="4D9B1E7B"/>
    <w:rsid w:val="4D9F5A62"/>
    <w:rsid w:val="4DA0AC3A"/>
    <w:rsid w:val="4DAF473D"/>
    <w:rsid w:val="4DB440CD"/>
    <w:rsid w:val="4DF0C95C"/>
    <w:rsid w:val="4DF369FA"/>
    <w:rsid w:val="4DF75117"/>
    <w:rsid w:val="4DFB6E9A"/>
    <w:rsid w:val="4E0606C5"/>
    <w:rsid w:val="4E0AB862"/>
    <w:rsid w:val="4E259B0E"/>
    <w:rsid w:val="4E2A9E17"/>
    <w:rsid w:val="4E3B99F3"/>
    <w:rsid w:val="4E418F8F"/>
    <w:rsid w:val="4E4388C8"/>
    <w:rsid w:val="4E4E34FD"/>
    <w:rsid w:val="4E4F74E1"/>
    <w:rsid w:val="4E54B283"/>
    <w:rsid w:val="4E68B95D"/>
    <w:rsid w:val="4E725A18"/>
    <w:rsid w:val="4E8A7892"/>
    <w:rsid w:val="4E91E5D4"/>
    <w:rsid w:val="4E945F7D"/>
    <w:rsid w:val="4E98CBD5"/>
    <w:rsid w:val="4EA74425"/>
    <w:rsid w:val="4EA7CD15"/>
    <w:rsid w:val="4EAF58D3"/>
    <w:rsid w:val="4EB5E1E0"/>
    <w:rsid w:val="4EBF4426"/>
    <w:rsid w:val="4ECBB617"/>
    <w:rsid w:val="4ED726C9"/>
    <w:rsid w:val="4EE1169C"/>
    <w:rsid w:val="4EFACA38"/>
    <w:rsid w:val="4EFDD5EF"/>
    <w:rsid w:val="4F172639"/>
    <w:rsid w:val="4F191DC8"/>
    <w:rsid w:val="4F1AFEFE"/>
    <w:rsid w:val="4F1F1886"/>
    <w:rsid w:val="4F2A2686"/>
    <w:rsid w:val="4F374AC0"/>
    <w:rsid w:val="4F48B0F7"/>
    <w:rsid w:val="4F4C7956"/>
    <w:rsid w:val="4F5C1E80"/>
    <w:rsid w:val="4F7206F4"/>
    <w:rsid w:val="4F73D649"/>
    <w:rsid w:val="4F808F7D"/>
    <w:rsid w:val="4F8105F8"/>
    <w:rsid w:val="4F8AC3BD"/>
    <w:rsid w:val="4FB7446B"/>
    <w:rsid w:val="4FC18340"/>
    <w:rsid w:val="4FCB1B68"/>
    <w:rsid w:val="4FD105ED"/>
    <w:rsid w:val="4FD76A54"/>
    <w:rsid w:val="4FDA57B0"/>
    <w:rsid w:val="4FDCD56C"/>
    <w:rsid w:val="4FEB7FB2"/>
    <w:rsid w:val="4FF81BE4"/>
    <w:rsid w:val="502E8436"/>
    <w:rsid w:val="503F4487"/>
    <w:rsid w:val="5042BCC1"/>
    <w:rsid w:val="505A11D4"/>
    <w:rsid w:val="50676989"/>
    <w:rsid w:val="506897A3"/>
    <w:rsid w:val="506C40E1"/>
    <w:rsid w:val="5075F691"/>
    <w:rsid w:val="507E1712"/>
    <w:rsid w:val="508BAA59"/>
    <w:rsid w:val="508C46C5"/>
    <w:rsid w:val="50919CDC"/>
    <w:rsid w:val="50935430"/>
    <w:rsid w:val="5098CAF4"/>
    <w:rsid w:val="50993863"/>
    <w:rsid w:val="509D66CB"/>
    <w:rsid w:val="50A28FA2"/>
    <w:rsid w:val="50A6CFD8"/>
    <w:rsid w:val="50AC219C"/>
    <w:rsid w:val="50AE0B25"/>
    <w:rsid w:val="50AE7E81"/>
    <w:rsid w:val="50BFB366"/>
    <w:rsid w:val="50C6A4CD"/>
    <w:rsid w:val="50CDDCF7"/>
    <w:rsid w:val="50CF9329"/>
    <w:rsid w:val="50D0764A"/>
    <w:rsid w:val="50D581C4"/>
    <w:rsid w:val="50DD33B6"/>
    <w:rsid w:val="5107D358"/>
    <w:rsid w:val="5131FABB"/>
    <w:rsid w:val="51465845"/>
    <w:rsid w:val="51530F96"/>
    <w:rsid w:val="51542918"/>
    <w:rsid w:val="515F66DF"/>
    <w:rsid w:val="516104DA"/>
    <w:rsid w:val="516A0142"/>
    <w:rsid w:val="5172A22E"/>
    <w:rsid w:val="518219F6"/>
    <w:rsid w:val="5188CB5C"/>
    <w:rsid w:val="51AED37E"/>
    <w:rsid w:val="51B7A842"/>
    <w:rsid w:val="51BFA568"/>
    <w:rsid w:val="51D46077"/>
    <w:rsid w:val="51E46489"/>
    <w:rsid w:val="51E530FB"/>
    <w:rsid w:val="51EEAFFD"/>
    <w:rsid w:val="51F8E39D"/>
    <w:rsid w:val="5207E293"/>
    <w:rsid w:val="5219238B"/>
    <w:rsid w:val="522DD2C6"/>
    <w:rsid w:val="524E4877"/>
    <w:rsid w:val="524F3A8A"/>
    <w:rsid w:val="52527465"/>
    <w:rsid w:val="52659E41"/>
    <w:rsid w:val="52661777"/>
    <w:rsid w:val="5266433C"/>
    <w:rsid w:val="52777778"/>
    <w:rsid w:val="528A1CC6"/>
    <w:rsid w:val="52A30500"/>
    <w:rsid w:val="52C87592"/>
    <w:rsid w:val="52C8798F"/>
    <w:rsid w:val="52C8B252"/>
    <w:rsid w:val="52C9EA61"/>
    <w:rsid w:val="52EBDC87"/>
    <w:rsid w:val="52EC0479"/>
    <w:rsid w:val="52EE0E29"/>
    <w:rsid w:val="53072D40"/>
    <w:rsid w:val="530C62A5"/>
    <w:rsid w:val="530F3F36"/>
    <w:rsid w:val="532B22EA"/>
    <w:rsid w:val="532C9E3B"/>
    <w:rsid w:val="5335EC87"/>
    <w:rsid w:val="533B3D2C"/>
    <w:rsid w:val="535325E0"/>
    <w:rsid w:val="53669BE9"/>
    <w:rsid w:val="53674C9E"/>
    <w:rsid w:val="536D1E49"/>
    <w:rsid w:val="536D5487"/>
    <w:rsid w:val="5373B971"/>
    <w:rsid w:val="53769B93"/>
    <w:rsid w:val="537D405B"/>
    <w:rsid w:val="5390B8D1"/>
    <w:rsid w:val="53B6BE24"/>
    <w:rsid w:val="53C90CFE"/>
    <w:rsid w:val="53DA29F9"/>
    <w:rsid w:val="5408FE91"/>
    <w:rsid w:val="5409284C"/>
    <w:rsid w:val="5422E3BB"/>
    <w:rsid w:val="54301A7C"/>
    <w:rsid w:val="545AB4D0"/>
    <w:rsid w:val="5462E50A"/>
    <w:rsid w:val="546B852D"/>
    <w:rsid w:val="546C8BE4"/>
    <w:rsid w:val="546E589D"/>
    <w:rsid w:val="54857D96"/>
    <w:rsid w:val="54AC5039"/>
    <w:rsid w:val="54AF3E36"/>
    <w:rsid w:val="54AF5CC3"/>
    <w:rsid w:val="54CA044B"/>
    <w:rsid w:val="54CD8370"/>
    <w:rsid w:val="54CE7D8D"/>
    <w:rsid w:val="54D3EDE9"/>
    <w:rsid w:val="54DED713"/>
    <w:rsid w:val="54DF4B0B"/>
    <w:rsid w:val="54F08ABA"/>
    <w:rsid w:val="54F54F35"/>
    <w:rsid w:val="54F83173"/>
    <w:rsid w:val="550458AF"/>
    <w:rsid w:val="55078369"/>
    <w:rsid w:val="5531AA32"/>
    <w:rsid w:val="55397950"/>
    <w:rsid w:val="5562363B"/>
    <w:rsid w:val="5571F3B3"/>
    <w:rsid w:val="5589877E"/>
    <w:rsid w:val="55EB0A66"/>
    <w:rsid w:val="55EB94E5"/>
    <w:rsid w:val="55F39BDC"/>
    <w:rsid w:val="55FF50C0"/>
    <w:rsid w:val="560DFC9B"/>
    <w:rsid w:val="56240871"/>
    <w:rsid w:val="5629F412"/>
    <w:rsid w:val="565AA2E5"/>
    <w:rsid w:val="5665A560"/>
    <w:rsid w:val="56681E66"/>
    <w:rsid w:val="566C35AF"/>
    <w:rsid w:val="56753E40"/>
    <w:rsid w:val="5690E02B"/>
    <w:rsid w:val="56A24BB5"/>
    <w:rsid w:val="56A26E93"/>
    <w:rsid w:val="56B2AD4B"/>
    <w:rsid w:val="56C0DE94"/>
    <w:rsid w:val="56C2C878"/>
    <w:rsid w:val="56CDF80B"/>
    <w:rsid w:val="56D30E9B"/>
    <w:rsid w:val="56E180F2"/>
    <w:rsid w:val="56E61A2F"/>
    <w:rsid w:val="56EDA858"/>
    <w:rsid w:val="56FC239B"/>
    <w:rsid w:val="5712EB25"/>
    <w:rsid w:val="5716C0E4"/>
    <w:rsid w:val="571E34A2"/>
    <w:rsid w:val="571F09C6"/>
    <w:rsid w:val="57237C8A"/>
    <w:rsid w:val="57275F71"/>
    <w:rsid w:val="57313D3B"/>
    <w:rsid w:val="5740A79E"/>
    <w:rsid w:val="575031E2"/>
    <w:rsid w:val="575213AC"/>
    <w:rsid w:val="57586697"/>
    <w:rsid w:val="57838206"/>
    <w:rsid w:val="5786EDAF"/>
    <w:rsid w:val="578E6728"/>
    <w:rsid w:val="579462CE"/>
    <w:rsid w:val="57CC668D"/>
    <w:rsid w:val="57E42F49"/>
    <w:rsid w:val="57E61EFC"/>
    <w:rsid w:val="57EA89B9"/>
    <w:rsid w:val="5825E6F1"/>
    <w:rsid w:val="582A0258"/>
    <w:rsid w:val="58345E8E"/>
    <w:rsid w:val="58356FDD"/>
    <w:rsid w:val="583BEA02"/>
    <w:rsid w:val="5845510C"/>
    <w:rsid w:val="584A8E39"/>
    <w:rsid w:val="584D1CE6"/>
    <w:rsid w:val="586FAC1D"/>
    <w:rsid w:val="58700FE4"/>
    <w:rsid w:val="58752931"/>
    <w:rsid w:val="58853C82"/>
    <w:rsid w:val="588BD366"/>
    <w:rsid w:val="5891DFCB"/>
    <w:rsid w:val="58A1EB9C"/>
    <w:rsid w:val="58C0F97B"/>
    <w:rsid w:val="58C11E71"/>
    <w:rsid w:val="58C70B07"/>
    <w:rsid w:val="58C74B52"/>
    <w:rsid w:val="58CC8B2A"/>
    <w:rsid w:val="58D0E827"/>
    <w:rsid w:val="58D2B2D1"/>
    <w:rsid w:val="58D680B2"/>
    <w:rsid w:val="58F9DFA1"/>
    <w:rsid w:val="58FA41F1"/>
    <w:rsid w:val="58FE45CF"/>
    <w:rsid w:val="59026DC4"/>
    <w:rsid w:val="59032AD2"/>
    <w:rsid w:val="5925AB5B"/>
    <w:rsid w:val="592A3D0A"/>
    <w:rsid w:val="593FF808"/>
    <w:rsid w:val="59544E82"/>
    <w:rsid w:val="595B142F"/>
    <w:rsid w:val="597C2A7A"/>
    <w:rsid w:val="599897E5"/>
    <w:rsid w:val="599ACE38"/>
    <w:rsid w:val="599E1190"/>
    <w:rsid w:val="59A3A923"/>
    <w:rsid w:val="59A8FD3B"/>
    <w:rsid w:val="59B12AA0"/>
    <w:rsid w:val="59BD6380"/>
    <w:rsid w:val="59C827A7"/>
    <w:rsid w:val="59D1FAD4"/>
    <w:rsid w:val="59E93AD4"/>
    <w:rsid w:val="59EBDFCF"/>
    <w:rsid w:val="5A49413F"/>
    <w:rsid w:val="5A4E6057"/>
    <w:rsid w:val="5A57BAB0"/>
    <w:rsid w:val="5A5B0C1D"/>
    <w:rsid w:val="5A5C4E19"/>
    <w:rsid w:val="5A5EECF9"/>
    <w:rsid w:val="5A6A68A5"/>
    <w:rsid w:val="5A6CFF32"/>
    <w:rsid w:val="5A828B28"/>
    <w:rsid w:val="5A9129BD"/>
    <w:rsid w:val="5A99F915"/>
    <w:rsid w:val="5AD0705F"/>
    <w:rsid w:val="5AEAF46A"/>
    <w:rsid w:val="5AFB86A9"/>
    <w:rsid w:val="5AFD3CA5"/>
    <w:rsid w:val="5AFF6B78"/>
    <w:rsid w:val="5AFFB88E"/>
    <w:rsid w:val="5B139C43"/>
    <w:rsid w:val="5B219D91"/>
    <w:rsid w:val="5B242F0F"/>
    <w:rsid w:val="5B2DF295"/>
    <w:rsid w:val="5B3A5F2E"/>
    <w:rsid w:val="5B3C8C01"/>
    <w:rsid w:val="5B526081"/>
    <w:rsid w:val="5B6D8D89"/>
    <w:rsid w:val="5B6F5906"/>
    <w:rsid w:val="5B747741"/>
    <w:rsid w:val="5B7DFF12"/>
    <w:rsid w:val="5B8434E5"/>
    <w:rsid w:val="5BA1E9DC"/>
    <w:rsid w:val="5BBACCAA"/>
    <w:rsid w:val="5BCE7973"/>
    <w:rsid w:val="5BD38CF3"/>
    <w:rsid w:val="5BD5FF7A"/>
    <w:rsid w:val="5BDD5611"/>
    <w:rsid w:val="5BE9E54F"/>
    <w:rsid w:val="5C059EF5"/>
    <w:rsid w:val="5C0CB536"/>
    <w:rsid w:val="5C1A3A6D"/>
    <w:rsid w:val="5C1E8269"/>
    <w:rsid w:val="5C1EEBA1"/>
    <w:rsid w:val="5C2BA42E"/>
    <w:rsid w:val="5C3E90B5"/>
    <w:rsid w:val="5C47D270"/>
    <w:rsid w:val="5C4F9B9F"/>
    <w:rsid w:val="5C6843A5"/>
    <w:rsid w:val="5C79D61C"/>
    <w:rsid w:val="5CA27BB1"/>
    <w:rsid w:val="5CA6016F"/>
    <w:rsid w:val="5CB76205"/>
    <w:rsid w:val="5CC46680"/>
    <w:rsid w:val="5CD61FA4"/>
    <w:rsid w:val="5CD883FF"/>
    <w:rsid w:val="5CDAA3BE"/>
    <w:rsid w:val="5CDD193B"/>
    <w:rsid w:val="5CEAF6B5"/>
    <w:rsid w:val="5D0470DE"/>
    <w:rsid w:val="5D3DDB26"/>
    <w:rsid w:val="5D40ED84"/>
    <w:rsid w:val="5D4370AD"/>
    <w:rsid w:val="5D45490E"/>
    <w:rsid w:val="5D48256B"/>
    <w:rsid w:val="5D5A52F2"/>
    <w:rsid w:val="5D69F463"/>
    <w:rsid w:val="5D6FCD05"/>
    <w:rsid w:val="5D96B6ED"/>
    <w:rsid w:val="5DAA8408"/>
    <w:rsid w:val="5DABD080"/>
    <w:rsid w:val="5DBA82D4"/>
    <w:rsid w:val="5DD4E8B8"/>
    <w:rsid w:val="5DDAADB1"/>
    <w:rsid w:val="5DDB40D2"/>
    <w:rsid w:val="5DF4A291"/>
    <w:rsid w:val="5E1148BC"/>
    <w:rsid w:val="5E144E9E"/>
    <w:rsid w:val="5E187D0C"/>
    <w:rsid w:val="5E1C3B29"/>
    <w:rsid w:val="5E5D73FB"/>
    <w:rsid w:val="5E6D5AE9"/>
    <w:rsid w:val="5E9FBF81"/>
    <w:rsid w:val="5EA2C4F9"/>
    <w:rsid w:val="5EAAB7F2"/>
    <w:rsid w:val="5ECC6AB2"/>
    <w:rsid w:val="5EDA91AC"/>
    <w:rsid w:val="5EEA69BD"/>
    <w:rsid w:val="5EECD5CC"/>
    <w:rsid w:val="5EF37C95"/>
    <w:rsid w:val="5EF45C7A"/>
    <w:rsid w:val="5EFDD87F"/>
    <w:rsid w:val="5F0CF322"/>
    <w:rsid w:val="5F0FD642"/>
    <w:rsid w:val="5F298433"/>
    <w:rsid w:val="5F4FBE65"/>
    <w:rsid w:val="5F6872C2"/>
    <w:rsid w:val="5F7DB723"/>
    <w:rsid w:val="5F823FBA"/>
    <w:rsid w:val="5F956A68"/>
    <w:rsid w:val="5F9A0B5D"/>
    <w:rsid w:val="5F9EE23C"/>
    <w:rsid w:val="5FC0F4BA"/>
    <w:rsid w:val="5FD4D575"/>
    <w:rsid w:val="5FD7F3E0"/>
    <w:rsid w:val="5FF71746"/>
    <w:rsid w:val="5FF9B39B"/>
    <w:rsid w:val="600300DA"/>
    <w:rsid w:val="60080A4B"/>
    <w:rsid w:val="600BEF2B"/>
    <w:rsid w:val="603D8287"/>
    <w:rsid w:val="603EAA8A"/>
    <w:rsid w:val="60518FE1"/>
    <w:rsid w:val="6059F263"/>
    <w:rsid w:val="605D90B6"/>
    <w:rsid w:val="60688225"/>
    <w:rsid w:val="6084F97C"/>
    <w:rsid w:val="608D8BE0"/>
    <w:rsid w:val="6095F665"/>
    <w:rsid w:val="60972822"/>
    <w:rsid w:val="60A1634F"/>
    <w:rsid w:val="60A17858"/>
    <w:rsid w:val="60AC31A8"/>
    <w:rsid w:val="60B16F36"/>
    <w:rsid w:val="60BF914D"/>
    <w:rsid w:val="60E6DFA8"/>
    <w:rsid w:val="60EBA71F"/>
    <w:rsid w:val="60EC84EB"/>
    <w:rsid w:val="60FB5218"/>
    <w:rsid w:val="61124A1C"/>
    <w:rsid w:val="611D993C"/>
    <w:rsid w:val="612BF30B"/>
    <w:rsid w:val="61342A27"/>
    <w:rsid w:val="61485206"/>
    <w:rsid w:val="61818BB8"/>
    <w:rsid w:val="6186CA79"/>
    <w:rsid w:val="618830DE"/>
    <w:rsid w:val="618CDF36"/>
    <w:rsid w:val="61A473FC"/>
    <w:rsid w:val="61A62434"/>
    <w:rsid w:val="61B8584F"/>
    <w:rsid w:val="61BDB35E"/>
    <w:rsid w:val="61C435E0"/>
    <w:rsid w:val="61C5A576"/>
    <w:rsid w:val="61D5EF6A"/>
    <w:rsid w:val="61FAA063"/>
    <w:rsid w:val="62036718"/>
    <w:rsid w:val="6204FEB3"/>
    <w:rsid w:val="620A3797"/>
    <w:rsid w:val="6218816E"/>
    <w:rsid w:val="621EC532"/>
    <w:rsid w:val="6243C96D"/>
    <w:rsid w:val="62480D1B"/>
    <w:rsid w:val="625AAB3E"/>
    <w:rsid w:val="626AE9F6"/>
    <w:rsid w:val="62752E38"/>
    <w:rsid w:val="627EBC61"/>
    <w:rsid w:val="6291FDC3"/>
    <w:rsid w:val="62B59BA3"/>
    <w:rsid w:val="62B96569"/>
    <w:rsid w:val="62D197DD"/>
    <w:rsid w:val="62E5A7A6"/>
    <w:rsid w:val="62F7CE06"/>
    <w:rsid w:val="62FE8910"/>
    <w:rsid w:val="63061D43"/>
    <w:rsid w:val="6315F0C2"/>
    <w:rsid w:val="631EE8ED"/>
    <w:rsid w:val="633AA74C"/>
    <w:rsid w:val="633E029C"/>
    <w:rsid w:val="6362456E"/>
    <w:rsid w:val="63676348"/>
    <w:rsid w:val="63791251"/>
    <w:rsid w:val="63AE5307"/>
    <w:rsid w:val="63B0273E"/>
    <w:rsid w:val="63C0E5DA"/>
    <w:rsid w:val="63D4F852"/>
    <w:rsid w:val="63E123DA"/>
    <w:rsid w:val="63E5EDB9"/>
    <w:rsid w:val="63F90302"/>
    <w:rsid w:val="6415280F"/>
    <w:rsid w:val="64346C82"/>
    <w:rsid w:val="6435E415"/>
    <w:rsid w:val="643F0C4F"/>
    <w:rsid w:val="644C2085"/>
    <w:rsid w:val="6452CD0D"/>
    <w:rsid w:val="6462B27A"/>
    <w:rsid w:val="6480A5EB"/>
    <w:rsid w:val="64905F39"/>
    <w:rsid w:val="649BEDC4"/>
    <w:rsid w:val="64A90723"/>
    <w:rsid w:val="64AF581E"/>
    <w:rsid w:val="64BAB958"/>
    <w:rsid w:val="64C1A013"/>
    <w:rsid w:val="64C29FFD"/>
    <w:rsid w:val="64C645BF"/>
    <w:rsid w:val="64CAD9C0"/>
    <w:rsid w:val="64DF596C"/>
    <w:rsid w:val="64F87F91"/>
    <w:rsid w:val="6506C0C9"/>
    <w:rsid w:val="650D8686"/>
    <w:rsid w:val="65232B37"/>
    <w:rsid w:val="6528131E"/>
    <w:rsid w:val="653B472E"/>
    <w:rsid w:val="65843857"/>
    <w:rsid w:val="658EE2ED"/>
    <w:rsid w:val="659796C7"/>
    <w:rsid w:val="65ACEE2A"/>
    <w:rsid w:val="65AE8547"/>
    <w:rsid w:val="65B60E00"/>
    <w:rsid w:val="65B692AE"/>
    <w:rsid w:val="65BA5329"/>
    <w:rsid w:val="65BBC460"/>
    <w:rsid w:val="65C5396F"/>
    <w:rsid w:val="65CF86B4"/>
    <w:rsid w:val="65D20654"/>
    <w:rsid w:val="65EFA325"/>
    <w:rsid w:val="65F89A10"/>
    <w:rsid w:val="65F9E211"/>
    <w:rsid w:val="660736A3"/>
    <w:rsid w:val="6608A127"/>
    <w:rsid w:val="661E6F85"/>
    <w:rsid w:val="66201DF6"/>
    <w:rsid w:val="6624686C"/>
    <w:rsid w:val="665C63FA"/>
    <w:rsid w:val="6663C15D"/>
    <w:rsid w:val="6667ED8F"/>
    <w:rsid w:val="66780C1A"/>
    <w:rsid w:val="66821D7C"/>
    <w:rsid w:val="66867030"/>
    <w:rsid w:val="66A86A4B"/>
    <w:rsid w:val="66AF95F4"/>
    <w:rsid w:val="66C98926"/>
    <w:rsid w:val="66DA362A"/>
    <w:rsid w:val="670B79D4"/>
    <w:rsid w:val="670DFAD5"/>
    <w:rsid w:val="671CF75E"/>
    <w:rsid w:val="671ED9C8"/>
    <w:rsid w:val="672D30CC"/>
    <w:rsid w:val="6733FEA0"/>
    <w:rsid w:val="676FC61F"/>
    <w:rsid w:val="6775BDD1"/>
    <w:rsid w:val="67AF96C6"/>
    <w:rsid w:val="67B3DDDB"/>
    <w:rsid w:val="67B4EC13"/>
    <w:rsid w:val="67C04DDC"/>
    <w:rsid w:val="67D18A8B"/>
    <w:rsid w:val="67E42199"/>
    <w:rsid w:val="67E4E1A0"/>
    <w:rsid w:val="67F1B4F3"/>
    <w:rsid w:val="67FCA624"/>
    <w:rsid w:val="68027450"/>
    <w:rsid w:val="6802CAE7"/>
    <w:rsid w:val="6812DBD4"/>
    <w:rsid w:val="6818C031"/>
    <w:rsid w:val="681C257A"/>
    <w:rsid w:val="681CB62A"/>
    <w:rsid w:val="681FDD58"/>
    <w:rsid w:val="68216042"/>
    <w:rsid w:val="682C4BD4"/>
    <w:rsid w:val="6843FAF3"/>
    <w:rsid w:val="6846E399"/>
    <w:rsid w:val="68492BE4"/>
    <w:rsid w:val="686BF49B"/>
    <w:rsid w:val="686C439D"/>
    <w:rsid w:val="686E1936"/>
    <w:rsid w:val="68794AA2"/>
    <w:rsid w:val="68867F30"/>
    <w:rsid w:val="68A45B71"/>
    <w:rsid w:val="68A7879E"/>
    <w:rsid w:val="68AA6628"/>
    <w:rsid w:val="68AF07CE"/>
    <w:rsid w:val="68C83D53"/>
    <w:rsid w:val="68CD721C"/>
    <w:rsid w:val="68E762AC"/>
    <w:rsid w:val="68F39045"/>
    <w:rsid w:val="690D5CF2"/>
    <w:rsid w:val="6918E9DC"/>
    <w:rsid w:val="691B6403"/>
    <w:rsid w:val="691BCA80"/>
    <w:rsid w:val="69286E54"/>
    <w:rsid w:val="69427D82"/>
    <w:rsid w:val="69444F0B"/>
    <w:rsid w:val="69586469"/>
    <w:rsid w:val="696AC5E0"/>
    <w:rsid w:val="69903B7E"/>
    <w:rsid w:val="69E638F7"/>
    <w:rsid w:val="69EC7479"/>
    <w:rsid w:val="69EE272B"/>
    <w:rsid w:val="69F92E76"/>
    <w:rsid w:val="69FFF161"/>
    <w:rsid w:val="6A0B07EE"/>
    <w:rsid w:val="6A1582FE"/>
    <w:rsid w:val="6A16E7FF"/>
    <w:rsid w:val="6A2564D9"/>
    <w:rsid w:val="6A2ADFA3"/>
    <w:rsid w:val="6A334CA1"/>
    <w:rsid w:val="6A3E43B4"/>
    <w:rsid w:val="6A537A11"/>
    <w:rsid w:val="6A54B097"/>
    <w:rsid w:val="6A5A9872"/>
    <w:rsid w:val="6A66DF92"/>
    <w:rsid w:val="6A739A43"/>
    <w:rsid w:val="6A7837BA"/>
    <w:rsid w:val="6A7F8369"/>
    <w:rsid w:val="6A9268DE"/>
    <w:rsid w:val="6A999108"/>
    <w:rsid w:val="6AB28C2B"/>
    <w:rsid w:val="6ABAF241"/>
    <w:rsid w:val="6AD24696"/>
    <w:rsid w:val="6AD9E73B"/>
    <w:rsid w:val="6ADA9036"/>
    <w:rsid w:val="6ADC51E9"/>
    <w:rsid w:val="6AE787A9"/>
    <w:rsid w:val="6AE86E03"/>
    <w:rsid w:val="6AF4F5C8"/>
    <w:rsid w:val="6AF67C6E"/>
    <w:rsid w:val="6AFF6B15"/>
    <w:rsid w:val="6B03EA6B"/>
    <w:rsid w:val="6B2B4822"/>
    <w:rsid w:val="6B322DE5"/>
    <w:rsid w:val="6B3AFDFF"/>
    <w:rsid w:val="6B3D9FEE"/>
    <w:rsid w:val="6B4B9DBA"/>
    <w:rsid w:val="6B4E4E79"/>
    <w:rsid w:val="6B5063A0"/>
    <w:rsid w:val="6B53F6A8"/>
    <w:rsid w:val="6B596539"/>
    <w:rsid w:val="6B857F75"/>
    <w:rsid w:val="6B85FD6B"/>
    <w:rsid w:val="6B87D99F"/>
    <w:rsid w:val="6B9874AE"/>
    <w:rsid w:val="6B9C3339"/>
    <w:rsid w:val="6BA2CDFD"/>
    <w:rsid w:val="6BA77AFC"/>
    <w:rsid w:val="6BA8BF5C"/>
    <w:rsid w:val="6BB7BDAE"/>
    <w:rsid w:val="6BC28F9E"/>
    <w:rsid w:val="6BC34C6E"/>
    <w:rsid w:val="6BCA782D"/>
    <w:rsid w:val="6BE7EE72"/>
    <w:rsid w:val="6BEE017D"/>
    <w:rsid w:val="6BF54ADB"/>
    <w:rsid w:val="6C04E85D"/>
    <w:rsid w:val="6C059C98"/>
    <w:rsid w:val="6C1B07B5"/>
    <w:rsid w:val="6C20AB08"/>
    <w:rsid w:val="6C5020B2"/>
    <w:rsid w:val="6C52A481"/>
    <w:rsid w:val="6C5786AE"/>
    <w:rsid w:val="6C611CD1"/>
    <w:rsid w:val="6C74E490"/>
    <w:rsid w:val="6C7AC415"/>
    <w:rsid w:val="6C8192FD"/>
    <w:rsid w:val="6C9196ED"/>
    <w:rsid w:val="6CAEA908"/>
    <w:rsid w:val="6CB07A4B"/>
    <w:rsid w:val="6CB4B9DE"/>
    <w:rsid w:val="6CBA0505"/>
    <w:rsid w:val="6CBE8DB1"/>
    <w:rsid w:val="6CCB0EAC"/>
    <w:rsid w:val="6CCD89AC"/>
    <w:rsid w:val="6CF2C6B3"/>
    <w:rsid w:val="6D044A9B"/>
    <w:rsid w:val="6D0AF662"/>
    <w:rsid w:val="6D15DDCD"/>
    <w:rsid w:val="6D191C0D"/>
    <w:rsid w:val="6D2A3A84"/>
    <w:rsid w:val="6D2BF677"/>
    <w:rsid w:val="6D331F52"/>
    <w:rsid w:val="6D47A7DC"/>
    <w:rsid w:val="6D4AF55D"/>
    <w:rsid w:val="6D5D60E0"/>
    <w:rsid w:val="6D5F6412"/>
    <w:rsid w:val="6D6B731E"/>
    <w:rsid w:val="6D748E48"/>
    <w:rsid w:val="6D7B5286"/>
    <w:rsid w:val="6D8C0E35"/>
    <w:rsid w:val="6D9C2EF5"/>
    <w:rsid w:val="6DA4B9F1"/>
    <w:rsid w:val="6DA66C67"/>
    <w:rsid w:val="6DAB1D71"/>
    <w:rsid w:val="6DE3D61A"/>
    <w:rsid w:val="6DE572E4"/>
    <w:rsid w:val="6DE708BF"/>
    <w:rsid w:val="6DEF8D4E"/>
    <w:rsid w:val="6DF5669B"/>
    <w:rsid w:val="6DF95E1C"/>
    <w:rsid w:val="6DF97955"/>
    <w:rsid w:val="6E28CD09"/>
    <w:rsid w:val="6E415324"/>
    <w:rsid w:val="6E459E24"/>
    <w:rsid w:val="6E4E7532"/>
    <w:rsid w:val="6E5174B0"/>
    <w:rsid w:val="6E5E3F93"/>
    <w:rsid w:val="6E648774"/>
    <w:rsid w:val="6E690AB4"/>
    <w:rsid w:val="6E69F5A2"/>
    <w:rsid w:val="6E7BCB58"/>
    <w:rsid w:val="6E7DEC9E"/>
    <w:rsid w:val="6E83D0DB"/>
    <w:rsid w:val="6E8AE84B"/>
    <w:rsid w:val="6EA19B57"/>
    <w:rsid w:val="6EA50D1E"/>
    <w:rsid w:val="6EBCAF53"/>
    <w:rsid w:val="6ED568EE"/>
    <w:rsid w:val="6EEDDF90"/>
    <w:rsid w:val="6EF7F518"/>
    <w:rsid w:val="6EFA7164"/>
    <w:rsid w:val="6EFE8C5A"/>
    <w:rsid w:val="6F041168"/>
    <w:rsid w:val="6F067A7F"/>
    <w:rsid w:val="6F0EC8E0"/>
    <w:rsid w:val="6F103983"/>
    <w:rsid w:val="6F1B7200"/>
    <w:rsid w:val="6F465CEE"/>
    <w:rsid w:val="6F71D5F3"/>
    <w:rsid w:val="6F7686BD"/>
    <w:rsid w:val="6F8F3149"/>
    <w:rsid w:val="6F8FEB3C"/>
    <w:rsid w:val="6F93F228"/>
    <w:rsid w:val="6F9DD8E2"/>
    <w:rsid w:val="6FA688E2"/>
    <w:rsid w:val="6FBD665D"/>
    <w:rsid w:val="6FC1A0A5"/>
    <w:rsid w:val="6FE099A4"/>
    <w:rsid w:val="6FE2CD31"/>
    <w:rsid w:val="6FE55E78"/>
    <w:rsid w:val="6FEC376E"/>
    <w:rsid w:val="70066B00"/>
    <w:rsid w:val="700821D9"/>
    <w:rsid w:val="70136394"/>
    <w:rsid w:val="7018D28F"/>
    <w:rsid w:val="701D1E27"/>
    <w:rsid w:val="7031454A"/>
    <w:rsid w:val="703F3E84"/>
    <w:rsid w:val="7047A075"/>
    <w:rsid w:val="704C3952"/>
    <w:rsid w:val="704F22C0"/>
    <w:rsid w:val="70560EC9"/>
    <w:rsid w:val="7062044D"/>
    <w:rsid w:val="7068AA66"/>
    <w:rsid w:val="7068CC11"/>
    <w:rsid w:val="707CFDB6"/>
    <w:rsid w:val="707F84D9"/>
    <w:rsid w:val="7082E9B3"/>
    <w:rsid w:val="708B6DB6"/>
    <w:rsid w:val="708E1F11"/>
    <w:rsid w:val="70A46F85"/>
    <w:rsid w:val="70C105EC"/>
    <w:rsid w:val="70CAC4C6"/>
    <w:rsid w:val="70CB3028"/>
    <w:rsid w:val="70EFE0DE"/>
    <w:rsid w:val="70FAEE8E"/>
    <w:rsid w:val="71023BED"/>
    <w:rsid w:val="710B66B9"/>
    <w:rsid w:val="710D4D21"/>
    <w:rsid w:val="71194AA1"/>
    <w:rsid w:val="711ADF64"/>
    <w:rsid w:val="711D4E11"/>
    <w:rsid w:val="7134890C"/>
    <w:rsid w:val="71360ADA"/>
    <w:rsid w:val="713B6515"/>
    <w:rsid w:val="7142325C"/>
    <w:rsid w:val="71454D30"/>
    <w:rsid w:val="7159ADD5"/>
    <w:rsid w:val="715BA9A4"/>
    <w:rsid w:val="715C1E6B"/>
    <w:rsid w:val="716D3E99"/>
    <w:rsid w:val="71744CBB"/>
    <w:rsid w:val="71792935"/>
    <w:rsid w:val="71946FDF"/>
    <w:rsid w:val="71A3BCFE"/>
    <w:rsid w:val="71BE81FD"/>
    <w:rsid w:val="71C42FE8"/>
    <w:rsid w:val="71D5B6DD"/>
    <w:rsid w:val="720ECEEF"/>
    <w:rsid w:val="721BA6DD"/>
    <w:rsid w:val="721CFBFC"/>
    <w:rsid w:val="721F4CD6"/>
    <w:rsid w:val="72293CD0"/>
    <w:rsid w:val="72373554"/>
    <w:rsid w:val="723FAD3E"/>
    <w:rsid w:val="725FA4BB"/>
    <w:rsid w:val="72607429"/>
    <w:rsid w:val="727240F5"/>
    <w:rsid w:val="72729AA5"/>
    <w:rsid w:val="72897D07"/>
    <w:rsid w:val="72A0BDBD"/>
    <w:rsid w:val="72B3AB74"/>
    <w:rsid w:val="72C93071"/>
    <w:rsid w:val="72D063FA"/>
    <w:rsid w:val="72EE8631"/>
    <w:rsid w:val="72F668E0"/>
    <w:rsid w:val="72F7A52F"/>
    <w:rsid w:val="730707DF"/>
    <w:rsid w:val="7313CB7C"/>
    <w:rsid w:val="7328DBC3"/>
    <w:rsid w:val="732DE778"/>
    <w:rsid w:val="7341351B"/>
    <w:rsid w:val="735E1DC9"/>
    <w:rsid w:val="73740A57"/>
    <w:rsid w:val="739291C3"/>
    <w:rsid w:val="7397CE10"/>
    <w:rsid w:val="739B4D08"/>
    <w:rsid w:val="73A8DF21"/>
    <w:rsid w:val="73B65B95"/>
    <w:rsid w:val="73C8F7AE"/>
    <w:rsid w:val="73E0570E"/>
    <w:rsid w:val="73F71EFE"/>
    <w:rsid w:val="73F9AEC0"/>
    <w:rsid w:val="741CF2C1"/>
    <w:rsid w:val="741E386C"/>
    <w:rsid w:val="741F22D6"/>
    <w:rsid w:val="7424FB88"/>
    <w:rsid w:val="7427CA9C"/>
    <w:rsid w:val="7431B074"/>
    <w:rsid w:val="74355D6A"/>
    <w:rsid w:val="743BFBA5"/>
    <w:rsid w:val="743D176A"/>
    <w:rsid w:val="74479481"/>
    <w:rsid w:val="744DD1A7"/>
    <w:rsid w:val="744F618B"/>
    <w:rsid w:val="7451F920"/>
    <w:rsid w:val="745BE19D"/>
    <w:rsid w:val="7466C0FB"/>
    <w:rsid w:val="7474CED9"/>
    <w:rsid w:val="747A8182"/>
    <w:rsid w:val="74827696"/>
    <w:rsid w:val="74835111"/>
    <w:rsid w:val="7489963D"/>
    <w:rsid w:val="748C9A1B"/>
    <w:rsid w:val="7496DC83"/>
    <w:rsid w:val="749D19E6"/>
    <w:rsid w:val="74A0ED68"/>
    <w:rsid w:val="74A7A756"/>
    <w:rsid w:val="74ACD0D6"/>
    <w:rsid w:val="74B185A9"/>
    <w:rsid w:val="74B3CC70"/>
    <w:rsid w:val="74C40FAA"/>
    <w:rsid w:val="74CDCFC9"/>
    <w:rsid w:val="74D98065"/>
    <w:rsid w:val="74EBD494"/>
    <w:rsid w:val="74F1246D"/>
    <w:rsid w:val="74FDFE3A"/>
    <w:rsid w:val="750E7605"/>
    <w:rsid w:val="750F382A"/>
    <w:rsid w:val="75144474"/>
    <w:rsid w:val="7519F684"/>
    <w:rsid w:val="751FB5D2"/>
    <w:rsid w:val="75327FD0"/>
    <w:rsid w:val="753AD07C"/>
    <w:rsid w:val="754334A0"/>
    <w:rsid w:val="7557C18E"/>
    <w:rsid w:val="75619127"/>
    <w:rsid w:val="7566C704"/>
    <w:rsid w:val="7574AD16"/>
    <w:rsid w:val="7575ED3A"/>
    <w:rsid w:val="757835B6"/>
    <w:rsid w:val="7578390C"/>
    <w:rsid w:val="75975934"/>
    <w:rsid w:val="75D29FA9"/>
    <w:rsid w:val="75E05E6A"/>
    <w:rsid w:val="75E454B1"/>
    <w:rsid w:val="75ECBDD2"/>
    <w:rsid w:val="75EF47A3"/>
    <w:rsid w:val="75F1A1B5"/>
    <w:rsid w:val="75FA2137"/>
    <w:rsid w:val="761D00A1"/>
    <w:rsid w:val="765CD510"/>
    <w:rsid w:val="7660C91D"/>
    <w:rsid w:val="769576FE"/>
    <w:rsid w:val="76967CF6"/>
    <w:rsid w:val="76A7B5B5"/>
    <w:rsid w:val="76C59A75"/>
    <w:rsid w:val="76C74694"/>
    <w:rsid w:val="76C9FB62"/>
    <w:rsid w:val="76DAAE54"/>
    <w:rsid w:val="76DC9A9B"/>
    <w:rsid w:val="76F3E9CC"/>
    <w:rsid w:val="76F7E2CB"/>
    <w:rsid w:val="770ACB84"/>
    <w:rsid w:val="7719A163"/>
    <w:rsid w:val="7719D2E5"/>
    <w:rsid w:val="7723AA80"/>
    <w:rsid w:val="7725969F"/>
    <w:rsid w:val="7726EBBE"/>
    <w:rsid w:val="77360449"/>
    <w:rsid w:val="773B9042"/>
    <w:rsid w:val="7748471B"/>
    <w:rsid w:val="774D3680"/>
    <w:rsid w:val="774D8E84"/>
    <w:rsid w:val="776556E8"/>
    <w:rsid w:val="7766C60F"/>
    <w:rsid w:val="7777D05D"/>
    <w:rsid w:val="77814117"/>
    <w:rsid w:val="778779BE"/>
    <w:rsid w:val="779AB592"/>
    <w:rsid w:val="779D6ED4"/>
    <w:rsid w:val="77BA4C4D"/>
    <w:rsid w:val="77D81D6A"/>
    <w:rsid w:val="77E2EE36"/>
    <w:rsid w:val="77FE61F4"/>
    <w:rsid w:val="781AF037"/>
    <w:rsid w:val="783DFEDC"/>
    <w:rsid w:val="78476403"/>
    <w:rsid w:val="78522FEC"/>
    <w:rsid w:val="785B421A"/>
    <w:rsid w:val="7867C401"/>
    <w:rsid w:val="787205D9"/>
    <w:rsid w:val="7880FBA2"/>
    <w:rsid w:val="78AA62F4"/>
    <w:rsid w:val="78CC143E"/>
    <w:rsid w:val="78DAFDD0"/>
    <w:rsid w:val="78DB9D85"/>
    <w:rsid w:val="78E2878B"/>
    <w:rsid w:val="790B905F"/>
    <w:rsid w:val="79109CFD"/>
    <w:rsid w:val="7912B462"/>
    <w:rsid w:val="792061A3"/>
    <w:rsid w:val="792988D1"/>
    <w:rsid w:val="7933D851"/>
    <w:rsid w:val="79393034"/>
    <w:rsid w:val="7949CF76"/>
    <w:rsid w:val="79517F5A"/>
    <w:rsid w:val="79599618"/>
    <w:rsid w:val="7960C94D"/>
    <w:rsid w:val="79702204"/>
    <w:rsid w:val="7990ACC7"/>
    <w:rsid w:val="7997B003"/>
    <w:rsid w:val="79A19F7C"/>
    <w:rsid w:val="79D4072A"/>
    <w:rsid w:val="79EF2D4C"/>
    <w:rsid w:val="79F540BD"/>
    <w:rsid w:val="79F83524"/>
    <w:rsid w:val="79FDF2C7"/>
    <w:rsid w:val="7A1E3E61"/>
    <w:rsid w:val="7A22D099"/>
    <w:rsid w:val="7A348ED5"/>
    <w:rsid w:val="7A47B9B3"/>
    <w:rsid w:val="7A576943"/>
    <w:rsid w:val="7A5EB64E"/>
    <w:rsid w:val="7A63EE6B"/>
    <w:rsid w:val="7A6859BB"/>
    <w:rsid w:val="7A702BFE"/>
    <w:rsid w:val="7A8A63D5"/>
    <w:rsid w:val="7A9CBC89"/>
    <w:rsid w:val="7AA181E6"/>
    <w:rsid w:val="7AAFC378"/>
    <w:rsid w:val="7AB1AE6A"/>
    <w:rsid w:val="7ACAF089"/>
    <w:rsid w:val="7AFE8153"/>
    <w:rsid w:val="7B03FC20"/>
    <w:rsid w:val="7B18AA66"/>
    <w:rsid w:val="7B25956B"/>
    <w:rsid w:val="7B2EF0BE"/>
    <w:rsid w:val="7B596E90"/>
    <w:rsid w:val="7B5E3D55"/>
    <w:rsid w:val="7B770A78"/>
    <w:rsid w:val="7B7C185F"/>
    <w:rsid w:val="7B912F2E"/>
    <w:rsid w:val="7BA524DC"/>
    <w:rsid w:val="7BAB9AFF"/>
    <w:rsid w:val="7BC71507"/>
    <w:rsid w:val="7BD44E7C"/>
    <w:rsid w:val="7BD50AD1"/>
    <w:rsid w:val="7BD6CF82"/>
    <w:rsid w:val="7BF05F1D"/>
    <w:rsid w:val="7BF086ED"/>
    <w:rsid w:val="7BF5A918"/>
    <w:rsid w:val="7BFF1353"/>
    <w:rsid w:val="7C083DB9"/>
    <w:rsid w:val="7C151D81"/>
    <w:rsid w:val="7C1FD27F"/>
    <w:rsid w:val="7C48AF82"/>
    <w:rsid w:val="7C52E577"/>
    <w:rsid w:val="7C53D49A"/>
    <w:rsid w:val="7C575AC5"/>
    <w:rsid w:val="7C670B8D"/>
    <w:rsid w:val="7CAB3112"/>
    <w:rsid w:val="7CC0FCE7"/>
    <w:rsid w:val="7CE5EDCC"/>
    <w:rsid w:val="7CEE3E66"/>
    <w:rsid w:val="7D097070"/>
    <w:rsid w:val="7D0F3F97"/>
    <w:rsid w:val="7D10BF08"/>
    <w:rsid w:val="7D149D9B"/>
    <w:rsid w:val="7D377A55"/>
    <w:rsid w:val="7D381970"/>
    <w:rsid w:val="7D4603DC"/>
    <w:rsid w:val="7D494686"/>
    <w:rsid w:val="7D64A4FC"/>
    <w:rsid w:val="7D90697C"/>
    <w:rsid w:val="7D91DE0A"/>
    <w:rsid w:val="7DAF3ED8"/>
    <w:rsid w:val="7DBD82DB"/>
    <w:rsid w:val="7DC7F415"/>
    <w:rsid w:val="7DCE483B"/>
    <w:rsid w:val="7DDDE69A"/>
    <w:rsid w:val="7E0ED80D"/>
    <w:rsid w:val="7E1A8B7A"/>
    <w:rsid w:val="7E210319"/>
    <w:rsid w:val="7E2FA85B"/>
    <w:rsid w:val="7E41D397"/>
    <w:rsid w:val="7E4F1293"/>
    <w:rsid w:val="7E527766"/>
    <w:rsid w:val="7E74484E"/>
    <w:rsid w:val="7E7E105E"/>
    <w:rsid w:val="7E8DD1BB"/>
    <w:rsid w:val="7E92F327"/>
    <w:rsid w:val="7E9A5763"/>
    <w:rsid w:val="7EAA06CA"/>
    <w:rsid w:val="7EAFADCD"/>
    <w:rsid w:val="7EB6CA63"/>
    <w:rsid w:val="7EB7BD16"/>
    <w:rsid w:val="7EBD95EB"/>
    <w:rsid w:val="7EF92F1C"/>
    <w:rsid w:val="7EFA49F5"/>
    <w:rsid w:val="7F110AFD"/>
    <w:rsid w:val="7F1CB297"/>
    <w:rsid w:val="7F387FB7"/>
    <w:rsid w:val="7F52A3E9"/>
    <w:rsid w:val="7F583456"/>
    <w:rsid w:val="7F5A8D07"/>
    <w:rsid w:val="7F65F454"/>
    <w:rsid w:val="7F6A842E"/>
    <w:rsid w:val="7F7F3832"/>
    <w:rsid w:val="7F873C0D"/>
    <w:rsid w:val="7F90D4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637D0"/>
  <w15:chartTrackingRefBased/>
  <w15:docId w15:val="{1742AA89-3385-4D26-8533-6F292CE89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B65"/>
  </w:style>
  <w:style w:type="paragraph" w:styleId="Heading1">
    <w:name w:val="heading 1"/>
    <w:basedOn w:val="Normal"/>
    <w:next w:val="Normal"/>
    <w:link w:val="Heading1Char"/>
    <w:uiPriority w:val="9"/>
    <w:qFormat/>
    <w:rsid w:val="00355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3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05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51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1E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51E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551E7"/>
    <w:pPr>
      <w:ind w:left="720"/>
      <w:contextualSpacing/>
    </w:pPr>
  </w:style>
  <w:style w:type="character" w:styleId="Hyperlink">
    <w:name w:val="Hyperlink"/>
    <w:basedOn w:val="DefaultParagraphFont"/>
    <w:uiPriority w:val="99"/>
    <w:unhideWhenUsed/>
    <w:rsid w:val="00DF50DD"/>
    <w:rPr>
      <w:color w:val="0563C1" w:themeColor="hyperlink"/>
      <w:u w:val="single"/>
    </w:rPr>
  </w:style>
  <w:style w:type="character" w:styleId="UnresolvedMention">
    <w:name w:val="Unresolved Mention"/>
    <w:basedOn w:val="DefaultParagraphFont"/>
    <w:uiPriority w:val="99"/>
    <w:unhideWhenUsed/>
    <w:rsid w:val="00DF50DD"/>
    <w:rPr>
      <w:color w:val="605E5C"/>
      <w:shd w:val="clear" w:color="auto" w:fill="E1DFDD"/>
    </w:rPr>
  </w:style>
  <w:style w:type="paragraph" w:styleId="HTMLPreformatted">
    <w:name w:val="HTML Preformatted"/>
    <w:basedOn w:val="Normal"/>
    <w:link w:val="HTMLPreformattedChar"/>
    <w:uiPriority w:val="99"/>
    <w:semiHidden/>
    <w:unhideWhenUsed/>
    <w:rsid w:val="00990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05B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530864"/>
    <w:rPr>
      <w:sz w:val="16"/>
      <w:szCs w:val="16"/>
    </w:rPr>
  </w:style>
  <w:style w:type="paragraph" w:styleId="CommentText">
    <w:name w:val="annotation text"/>
    <w:basedOn w:val="Normal"/>
    <w:link w:val="CommentTextChar"/>
    <w:uiPriority w:val="99"/>
    <w:unhideWhenUsed/>
    <w:rsid w:val="00530864"/>
    <w:pPr>
      <w:spacing w:line="240" w:lineRule="auto"/>
    </w:pPr>
    <w:rPr>
      <w:sz w:val="20"/>
      <w:szCs w:val="20"/>
    </w:rPr>
  </w:style>
  <w:style w:type="character" w:customStyle="1" w:styleId="CommentTextChar">
    <w:name w:val="Comment Text Char"/>
    <w:basedOn w:val="DefaultParagraphFont"/>
    <w:link w:val="CommentText"/>
    <w:uiPriority w:val="99"/>
    <w:rsid w:val="00530864"/>
    <w:rPr>
      <w:sz w:val="20"/>
      <w:szCs w:val="20"/>
    </w:rPr>
  </w:style>
  <w:style w:type="paragraph" w:styleId="CommentSubject">
    <w:name w:val="annotation subject"/>
    <w:basedOn w:val="CommentText"/>
    <w:next w:val="CommentText"/>
    <w:link w:val="CommentSubjectChar"/>
    <w:uiPriority w:val="99"/>
    <w:semiHidden/>
    <w:unhideWhenUsed/>
    <w:rsid w:val="00530864"/>
    <w:rPr>
      <w:b/>
      <w:bCs/>
    </w:rPr>
  </w:style>
  <w:style w:type="character" w:customStyle="1" w:styleId="CommentSubjectChar">
    <w:name w:val="Comment Subject Char"/>
    <w:basedOn w:val="CommentTextChar"/>
    <w:link w:val="CommentSubject"/>
    <w:uiPriority w:val="99"/>
    <w:semiHidden/>
    <w:rsid w:val="00530864"/>
    <w:rPr>
      <w:b/>
      <w:bCs/>
      <w:sz w:val="20"/>
      <w:szCs w:val="20"/>
    </w:rPr>
  </w:style>
  <w:style w:type="character" w:styleId="FollowedHyperlink">
    <w:name w:val="FollowedHyperlink"/>
    <w:basedOn w:val="DefaultParagraphFont"/>
    <w:uiPriority w:val="99"/>
    <w:semiHidden/>
    <w:unhideWhenUsed/>
    <w:rsid w:val="00530864"/>
    <w:rPr>
      <w:color w:val="954F72" w:themeColor="followedHyperlink"/>
      <w:u w:val="single"/>
    </w:rPr>
  </w:style>
  <w:style w:type="character" w:styleId="Mention">
    <w:name w:val="Mention"/>
    <w:basedOn w:val="DefaultParagraphFont"/>
    <w:uiPriority w:val="99"/>
    <w:unhideWhenUsed/>
    <w:rsid w:val="00E35746"/>
    <w:rPr>
      <w:color w:val="2B579A"/>
      <w:shd w:val="clear" w:color="auto" w:fill="E6E6E6"/>
    </w:rPr>
  </w:style>
  <w:style w:type="character" w:customStyle="1" w:styleId="Heading2Char">
    <w:name w:val="Heading 2 Char"/>
    <w:basedOn w:val="DefaultParagraphFont"/>
    <w:link w:val="Heading2"/>
    <w:uiPriority w:val="9"/>
    <w:rsid w:val="0085335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A4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7C0507"/>
    <w:pPr>
      <w:spacing w:after="0" w:line="240" w:lineRule="auto"/>
    </w:pPr>
    <w:rPr>
      <w:rFonts w:ascii="Calibri" w:hAnsi="Calibri" w:cs="Calibri"/>
      <w:sz w:val="24"/>
      <w:szCs w:val="24"/>
      <w:lang w:val="nl-NL" w:eastAsia="nl-NL"/>
    </w:rPr>
  </w:style>
  <w:style w:type="character" w:styleId="Strong">
    <w:name w:val="Strong"/>
    <w:basedOn w:val="DefaultParagraphFont"/>
    <w:uiPriority w:val="22"/>
    <w:qFormat/>
    <w:rsid w:val="00BA7BD9"/>
    <w:rPr>
      <w:b/>
      <w:bCs/>
    </w:rPr>
  </w:style>
  <w:style w:type="character" w:styleId="HTMLCode">
    <w:name w:val="HTML Code"/>
    <w:basedOn w:val="DefaultParagraphFont"/>
    <w:uiPriority w:val="99"/>
    <w:semiHidden/>
    <w:unhideWhenUsed/>
    <w:rsid w:val="00BA7BD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9059F"/>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293AF782"/>
    <w:pPr>
      <w:spacing w:beforeAutospacing="1" w:afterAutospacing="1"/>
    </w:pPr>
    <w:rPr>
      <w:rFonts w:ascii="Times New Roman" w:eastAsia="Times New Roman" w:hAnsi="Times New Roman" w:cs="Times New Roman"/>
      <w:sz w:val="24"/>
      <w:szCs w:val="24"/>
    </w:rPr>
  </w:style>
  <w:style w:type="paragraph" w:styleId="Revision">
    <w:name w:val="Revision"/>
    <w:hidden/>
    <w:uiPriority w:val="99"/>
    <w:semiHidden/>
    <w:rsid w:val="000B2B1A"/>
    <w:pPr>
      <w:spacing w:after="0" w:line="240" w:lineRule="auto"/>
    </w:pPr>
  </w:style>
  <w:style w:type="paragraph" w:styleId="NormalWeb">
    <w:name w:val="Normal (Web)"/>
    <w:basedOn w:val="Normal"/>
    <w:uiPriority w:val="99"/>
    <w:semiHidden/>
    <w:unhideWhenUsed/>
    <w:rsid w:val="0025741B"/>
    <w:rPr>
      <w:rFonts w:ascii="Times New Roman" w:hAnsi="Times New Roman" w:cs="Times New Roman"/>
      <w:sz w:val="24"/>
      <w:szCs w:val="24"/>
    </w:rPr>
  </w:style>
  <w:style w:type="paragraph" w:styleId="Header">
    <w:name w:val="header"/>
    <w:basedOn w:val="Normal"/>
    <w:link w:val="HeaderChar"/>
    <w:uiPriority w:val="99"/>
    <w:unhideWhenUsed/>
    <w:rsid w:val="000414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1488"/>
  </w:style>
  <w:style w:type="paragraph" w:styleId="Footer">
    <w:name w:val="footer"/>
    <w:basedOn w:val="Normal"/>
    <w:link w:val="FooterChar"/>
    <w:uiPriority w:val="99"/>
    <w:unhideWhenUsed/>
    <w:rsid w:val="000414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1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5860">
      <w:bodyDiv w:val="1"/>
      <w:marLeft w:val="0"/>
      <w:marRight w:val="0"/>
      <w:marTop w:val="0"/>
      <w:marBottom w:val="0"/>
      <w:divBdr>
        <w:top w:val="none" w:sz="0" w:space="0" w:color="auto"/>
        <w:left w:val="none" w:sz="0" w:space="0" w:color="auto"/>
        <w:bottom w:val="none" w:sz="0" w:space="0" w:color="auto"/>
        <w:right w:val="none" w:sz="0" w:space="0" w:color="auto"/>
      </w:divBdr>
      <w:divsChild>
        <w:div w:id="1618483962">
          <w:marLeft w:val="0"/>
          <w:marRight w:val="0"/>
          <w:marTop w:val="0"/>
          <w:marBottom w:val="0"/>
          <w:divBdr>
            <w:top w:val="none" w:sz="0" w:space="0" w:color="auto"/>
            <w:left w:val="none" w:sz="0" w:space="0" w:color="auto"/>
            <w:bottom w:val="none" w:sz="0" w:space="0" w:color="auto"/>
            <w:right w:val="none" w:sz="0" w:space="0" w:color="auto"/>
          </w:divBdr>
          <w:divsChild>
            <w:div w:id="52194317">
              <w:marLeft w:val="0"/>
              <w:marRight w:val="0"/>
              <w:marTop w:val="0"/>
              <w:marBottom w:val="0"/>
              <w:divBdr>
                <w:top w:val="none" w:sz="0" w:space="0" w:color="auto"/>
                <w:left w:val="none" w:sz="0" w:space="0" w:color="auto"/>
                <w:bottom w:val="none" w:sz="0" w:space="0" w:color="auto"/>
                <w:right w:val="none" w:sz="0" w:space="0" w:color="auto"/>
              </w:divBdr>
              <w:divsChild>
                <w:div w:id="39475646">
                  <w:marLeft w:val="0"/>
                  <w:marRight w:val="0"/>
                  <w:marTop w:val="0"/>
                  <w:marBottom w:val="0"/>
                  <w:divBdr>
                    <w:top w:val="none" w:sz="0" w:space="0" w:color="auto"/>
                    <w:left w:val="none" w:sz="0" w:space="0" w:color="auto"/>
                    <w:bottom w:val="none" w:sz="0" w:space="0" w:color="auto"/>
                    <w:right w:val="none" w:sz="0" w:space="0" w:color="auto"/>
                  </w:divBdr>
                  <w:divsChild>
                    <w:div w:id="89011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3874">
      <w:bodyDiv w:val="1"/>
      <w:marLeft w:val="0"/>
      <w:marRight w:val="0"/>
      <w:marTop w:val="0"/>
      <w:marBottom w:val="0"/>
      <w:divBdr>
        <w:top w:val="none" w:sz="0" w:space="0" w:color="auto"/>
        <w:left w:val="none" w:sz="0" w:space="0" w:color="auto"/>
        <w:bottom w:val="none" w:sz="0" w:space="0" w:color="auto"/>
        <w:right w:val="none" w:sz="0" w:space="0" w:color="auto"/>
      </w:divBdr>
    </w:div>
    <w:div w:id="220560386">
      <w:bodyDiv w:val="1"/>
      <w:marLeft w:val="0"/>
      <w:marRight w:val="0"/>
      <w:marTop w:val="0"/>
      <w:marBottom w:val="0"/>
      <w:divBdr>
        <w:top w:val="none" w:sz="0" w:space="0" w:color="auto"/>
        <w:left w:val="none" w:sz="0" w:space="0" w:color="auto"/>
        <w:bottom w:val="none" w:sz="0" w:space="0" w:color="auto"/>
        <w:right w:val="none" w:sz="0" w:space="0" w:color="auto"/>
      </w:divBdr>
      <w:divsChild>
        <w:div w:id="1632057011">
          <w:marLeft w:val="0"/>
          <w:marRight w:val="0"/>
          <w:marTop w:val="0"/>
          <w:marBottom w:val="0"/>
          <w:divBdr>
            <w:top w:val="none" w:sz="0" w:space="0" w:color="auto"/>
            <w:left w:val="none" w:sz="0" w:space="0" w:color="auto"/>
            <w:bottom w:val="none" w:sz="0" w:space="0" w:color="auto"/>
            <w:right w:val="none" w:sz="0" w:space="0" w:color="auto"/>
          </w:divBdr>
        </w:div>
      </w:divsChild>
    </w:div>
    <w:div w:id="233245501">
      <w:bodyDiv w:val="1"/>
      <w:marLeft w:val="0"/>
      <w:marRight w:val="0"/>
      <w:marTop w:val="0"/>
      <w:marBottom w:val="0"/>
      <w:divBdr>
        <w:top w:val="none" w:sz="0" w:space="0" w:color="auto"/>
        <w:left w:val="none" w:sz="0" w:space="0" w:color="auto"/>
        <w:bottom w:val="none" w:sz="0" w:space="0" w:color="auto"/>
        <w:right w:val="none" w:sz="0" w:space="0" w:color="auto"/>
      </w:divBdr>
    </w:div>
    <w:div w:id="345788447">
      <w:bodyDiv w:val="1"/>
      <w:marLeft w:val="0"/>
      <w:marRight w:val="0"/>
      <w:marTop w:val="0"/>
      <w:marBottom w:val="0"/>
      <w:divBdr>
        <w:top w:val="none" w:sz="0" w:space="0" w:color="auto"/>
        <w:left w:val="none" w:sz="0" w:space="0" w:color="auto"/>
        <w:bottom w:val="none" w:sz="0" w:space="0" w:color="auto"/>
        <w:right w:val="none" w:sz="0" w:space="0" w:color="auto"/>
      </w:divBdr>
    </w:div>
    <w:div w:id="420640732">
      <w:bodyDiv w:val="1"/>
      <w:marLeft w:val="0"/>
      <w:marRight w:val="0"/>
      <w:marTop w:val="0"/>
      <w:marBottom w:val="0"/>
      <w:divBdr>
        <w:top w:val="none" w:sz="0" w:space="0" w:color="auto"/>
        <w:left w:val="none" w:sz="0" w:space="0" w:color="auto"/>
        <w:bottom w:val="none" w:sz="0" w:space="0" w:color="auto"/>
        <w:right w:val="none" w:sz="0" w:space="0" w:color="auto"/>
      </w:divBdr>
    </w:div>
    <w:div w:id="625939507">
      <w:bodyDiv w:val="1"/>
      <w:marLeft w:val="0"/>
      <w:marRight w:val="0"/>
      <w:marTop w:val="0"/>
      <w:marBottom w:val="0"/>
      <w:divBdr>
        <w:top w:val="none" w:sz="0" w:space="0" w:color="auto"/>
        <w:left w:val="none" w:sz="0" w:space="0" w:color="auto"/>
        <w:bottom w:val="none" w:sz="0" w:space="0" w:color="auto"/>
        <w:right w:val="none" w:sz="0" w:space="0" w:color="auto"/>
      </w:divBdr>
    </w:div>
    <w:div w:id="845559154">
      <w:bodyDiv w:val="1"/>
      <w:marLeft w:val="0"/>
      <w:marRight w:val="0"/>
      <w:marTop w:val="0"/>
      <w:marBottom w:val="0"/>
      <w:divBdr>
        <w:top w:val="none" w:sz="0" w:space="0" w:color="auto"/>
        <w:left w:val="none" w:sz="0" w:space="0" w:color="auto"/>
        <w:bottom w:val="none" w:sz="0" w:space="0" w:color="auto"/>
        <w:right w:val="none" w:sz="0" w:space="0" w:color="auto"/>
      </w:divBdr>
    </w:div>
    <w:div w:id="880826319">
      <w:bodyDiv w:val="1"/>
      <w:marLeft w:val="0"/>
      <w:marRight w:val="0"/>
      <w:marTop w:val="0"/>
      <w:marBottom w:val="0"/>
      <w:divBdr>
        <w:top w:val="none" w:sz="0" w:space="0" w:color="auto"/>
        <w:left w:val="none" w:sz="0" w:space="0" w:color="auto"/>
        <w:bottom w:val="none" w:sz="0" w:space="0" w:color="auto"/>
        <w:right w:val="none" w:sz="0" w:space="0" w:color="auto"/>
      </w:divBdr>
      <w:divsChild>
        <w:div w:id="21591029">
          <w:marLeft w:val="0"/>
          <w:marRight w:val="0"/>
          <w:marTop w:val="0"/>
          <w:marBottom w:val="0"/>
          <w:divBdr>
            <w:top w:val="none" w:sz="0" w:space="0" w:color="auto"/>
            <w:left w:val="none" w:sz="0" w:space="0" w:color="auto"/>
            <w:bottom w:val="none" w:sz="0" w:space="0" w:color="auto"/>
            <w:right w:val="none" w:sz="0" w:space="0" w:color="auto"/>
          </w:divBdr>
        </w:div>
      </w:divsChild>
    </w:div>
    <w:div w:id="915090406">
      <w:bodyDiv w:val="1"/>
      <w:marLeft w:val="0"/>
      <w:marRight w:val="0"/>
      <w:marTop w:val="0"/>
      <w:marBottom w:val="0"/>
      <w:divBdr>
        <w:top w:val="none" w:sz="0" w:space="0" w:color="auto"/>
        <w:left w:val="none" w:sz="0" w:space="0" w:color="auto"/>
        <w:bottom w:val="none" w:sz="0" w:space="0" w:color="auto"/>
        <w:right w:val="none" w:sz="0" w:space="0" w:color="auto"/>
      </w:divBdr>
    </w:div>
    <w:div w:id="1058897190">
      <w:bodyDiv w:val="1"/>
      <w:marLeft w:val="0"/>
      <w:marRight w:val="0"/>
      <w:marTop w:val="0"/>
      <w:marBottom w:val="0"/>
      <w:divBdr>
        <w:top w:val="none" w:sz="0" w:space="0" w:color="auto"/>
        <w:left w:val="none" w:sz="0" w:space="0" w:color="auto"/>
        <w:bottom w:val="none" w:sz="0" w:space="0" w:color="auto"/>
        <w:right w:val="none" w:sz="0" w:space="0" w:color="auto"/>
      </w:divBdr>
    </w:div>
    <w:div w:id="1220943189">
      <w:bodyDiv w:val="1"/>
      <w:marLeft w:val="0"/>
      <w:marRight w:val="0"/>
      <w:marTop w:val="0"/>
      <w:marBottom w:val="0"/>
      <w:divBdr>
        <w:top w:val="none" w:sz="0" w:space="0" w:color="auto"/>
        <w:left w:val="none" w:sz="0" w:space="0" w:color="auto"/>
        <w:bottom w:val="none" w:sz="0" w:space="0" w:color="auto"/>
        <w:right w:val="none" w:sz="0" w:space="0" w:color="auto"/>
      </w:divBdr>
    </w:div>
    <w:div w:id="1289119839">
      <w:bodyDiv w:val="1"/>
      <w:marLeft w:val="0"/>
      <w:marRight w:val="0"/>
      <w:marTop w:val="0"/>
      <w:marBottom w:val="0"/>
      <w:divBdr>
        <w:top w:val="none" w:sz="0" w:space="0" w:color="auto"/>
        <w:left w:val="none" w:sz="0" w:space="0" w:color="auto"/>
        <w:bottom w:val="none" w:sz="0" w:space="0" w:color="auto"/>
        <w:right w:val="none" w:sz="0" w:space="0" w:color="auto"/>
      </w:divBdr>
    </w:div>
    <w:div w:id="1393651728">
      <w:bodyDiv w:val="1"/>
      <w:marLeft w:val="0"/>
      <w:marRight w:val="0"/>
      <w:marTop w:val="0"/>
      <w:marBottom w:val="0"/>
      <w:divBdr>
        <w:top w:val="none" w:sz="0" w:space="0" w:color="auto"/>
        <w:left w:val="none" w:sz="0" w:space="0" w:color="auto"/>
        <w:bottom w:val="none" w:sz="0" w:space="0" w:color="auto"/>
        <w:right w:val="none" w:sz="0" w:space="0" w:color="auto"/>
      </w:divBdr>
    </w:div>
    <w:div w:id="1522234725">
      <w:bodyDiv w:val="1"/>
      <w:marLeft w:val="0"/>
      <w:marRight w:val="0"/>
      <w:marTop w:val="0"/>
      <w:marBottom w:val="0"/>
      <w:divBdr>
        <w:top w:val="none" w:sz="0" w:space="0" w:color="auto"/>
        <w:left w:val="none" w:sz="0" w:space="0" w:color="auto"/>
        <w:bottom w:val="none" w:sz="0" w:space="0" w:color="auto"/>
        <w:right w:val="none" w:sz="0" w:space="0" w:color="auto"/>
      </w:divBdr>
      <w:divsChild>
        <w:div w:id="1599211816">
          <w:marLeft w:val="0"/>
          <w:marRight w:val="0"/>
          <w:marTop w:val="0"/>
          <w:marBottom w:val="0"/>
          <w:divBdr>
            <w:top w:val="none" w:sz="0" w:space="0" w:color="auto"/>
            <w:left w:val="none" w:sz="0" w:space="0" w:color="auto"/>
            <w:bottom w:val="none" w:sz="0" w:space="0" w:color="auto"/>
            <w:right w:val="none" w:sz="0" w:space="0" w:color="auto"/>
          </w:divBdr>
        </w:div>
      </w:divsChild>
    </w:div>
    <w:div w:id="1525634191">
      <w:bodyDiv w:val="1"/>
      <w:marLeft w:val="0"/>
      <w:marRight w:val="0"/>
      <w:marTop w:val="0"/>
      <w:marBottom w:val="0"/>
      <w:divBdr>
        <w:top w:val="none" w:sz="0" w:space="0" w:color="auto"/>
        <w:left w:val="none" w:sz="0" w:space="0" w:color="auto"/>
        <w:bottom w:val="none" w:sz="0" w:space="0" w:color="auto"/>
        <w:right w:val="none" w:sz="0" w:space="0" w:color="auto"/>
      </w:divBdr>
    </w:div>
    <w:div w:id="1590188744">
      <w:bodyDiv w:val="1"/>
      <w:marLeft w:val="0"/>
      <w:marRight w:val="0"/>
      <w:marTop w:val="0"/>
      <w:marBottom w:val="0"/>
      <w:divBdr>
        <w:top w:val="none" w:sz="0" w:space="0" w:color="auto"/>
        <w:left w:val="none" w:sz="0" w:space="0" w:color="auto"/>
        <w:bottom w:val="none" w:sz="0" w:space="0" w:color="auto"/>
        <w:right w:val="none" w:sz="0" w:space="0" w:color="auto"/>
      </w:divBdr>
    </w:div>
    <w:div w:id="1980308092">
      <w:bodyDiv w:val="1"/>
      <w:marLeft w:val="0"/>
      <w:marRight w:val="0"/>
      <w:marTop w:val="0"/>
      <w:marBottom w:val="0"/>
      <w:divBdr>
        <w:top w:val="none" w:sz="0" w:space="0" w:color="auto"/>
        <w:left w:val="none" w:sz="0" w:space="0" w:color="auto"/>
        <w:bottom w:val="none" w:sz="0" w:space="0" w:color="auto"/>
        <w:right w:val="none" w:sz="0" w:space="0" w:color="auto"/>
      </w:divBdr>
    </w:div>
    <w:div w:id="2092195748">
      <w:bodyDiv w:val="1"/>
      <w:marLeft w:val="0"/>
      <w:marRight w:val="0"/>
      <w:marTop w:val="0"/>
      <w:marBottom w:val="0"/>
      <w:divBdr>
        <w:top w:val="none" w:sz="0" w:space="0" w:color="auto"/>
        <w:left w:val="none" w:sz="0" w:space="0" w:color="auto"/>
        <w:bottom w:val="none" w:sz="0" w:space="0" w:color="auto"/>
        <w:right w:val="none" w:sz="0" w:space="0" w:color="auto"/>
      </w:divBdr>
    </w:div>
    <w:div w:id="211513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ka.ms/ArcVMPublicPreview" TargetMode="External"/><Relationship Id="rId26" Type="http://schemas.openxmlformats.org/officeDocument/2006/relationships/hyperlink" Target="https://docs.microsoft.com/en-us/azure/azure-arc/servers/agent-overview" TargetMode="External"/><Relationship Id="rId39" Type="http://schemas.microsoft.com/office/2019/05/relationships/documenttasks" Target="documenttasks/documenttasks1.xml"/><Relationship Id="rId21" Type="http://schemas.openxmlformats.org/officeDocument/2006/relationships/hyperlink" Target="https://aka.ms/ArcVMPublicPreview" TargetMode="External"/><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docs.microsoft.com/en-us/azure/azure-arc/servers/agent-overview" TargetMode="External"/><Relationship Id="rId33" Type="http://schemas.openxmlformats.org/officeDocument/2006/relationships/hyperlink" Target="https://review.docs.microsoft.com/en-us/azure/azure-arc/resource-bridge/overview?branch=pr-en-us-180334"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cs.microsoft.com/en-us/azure/azure-vmware/tutorial-network-checklist" TargetMode="External"/><Relationship Id="rId24" Type="http://schemas.openxmlformats.org/officeDocument/2006/relationships/image" Target="media/image10.png"/><Relationship Id="rId32" Type="http://schemas.openxmlformats.org/officeDocument/2006/relationships/hyperlink" Target="https://forms.office.com/Pages/ResponsePage.aspx?id=v4j5cvGGr0GRqy180BHbR0SUP-7nYapHr1Tk0MFNflVUNEJQNzFONVhVOUlVTVk3V1hNTjJPVDM5WS4u" TargetMode="External"/><Relationship Id="rId37" Type="http://schemas.microsoft.com/office/2011/relationships/people" Target="people.xml"/><Relationship Id="R5dc842257de74b25" Type="http://schemas.microsoft.com/office/2019/09/relationships/intelligence" Target="intelligenc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s://docs.microsoft.com/en-us/azure/azure-vmware/tutorial-configure-networking" TargetMode="External"/><Relationship Id="rId19" Type="http://schemas.openxmlformats.org/officeDocument/2006/relationships/image" Target="media/image6.png"/><Relationship Id="rId31" Type="http://schemas.openxmlformats.org/officeDocument/2006/relationships/hyperlink" Target="https://aka.ms/ArcVMPublicPreview"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Azure/ArcOnAVS/releases"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aka.ms/ArcVMPublicPreview" TargetMode="External"/><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documenttasks/documenttasks1.xml><?xml version="1.0" encoding="utf-8"?>
<t:Tasks xmlns:t="http://schemas.microsoft.com/office/tasks/2019/documenttasks" xmlns:oel="http://schemas.microsoft.com/office/2019/extlst">
  <t:Task id="{8687D155-FCCA-4A9C-A011-B2A5CDD7309F}">
    <t:Anchor>
      <t:Comment id="12557379"/>
    </t:Anchor>
    <t:History>
      <t:Event id="{42C2DB29-8B62-433E-A6F6-4278B3389446}" time="2021-12-03T21:16:35.758Z">
        <t:Attribution userId="S::v-szuber@microsoft.com::4a96915b-f1d3-4bac-a77b-80bf0ecf9490" userProvider="AD" userName="Suzanne Zuber (Aditi Consulting)"/>
        <t:Anchor>
          <t:Comment id="12557379"/>
        </t:Anchor>
        <t:Create/>
      </t:Event>
      <t:Event id="{3850D6EE-F203-401E-B9EB-F8AFA887F64F}" time="2021-12-03T21:16:35.758Z">
        <t:Attribution userId="S::v-szuber@microsoft.com::4a96915b-f1d3-4bac-a77b-80bf0ecf9490" userProvider="AD" userName="Suzanne Zuber (Aditi Consulting)"/>
        <t:Anchor>
          <t:Comment id="12557379"/>
        </t:Anchor>
        <t:Assign userId="S::susrivastava@microsoft.com::ee3f9444-61e7-47aa-af54-e4d0c14d7e55" userProvider="AD" userName="Sudeept Srivastava"/>
      </t:Event>
      <t:Event id="{2523B325-36C2-49A3-A5A1-2713C0B281A8}" time="2021-12-03T21:16:35.758Z">
        <t:Attribution userId="S::v-szuber@microsoft.com::4a96915b-f1d3-4bac-a77b-80bf0ecf9490" userProvider="AD" userName="Suzanne Zuber (Aditi Consulting)"/>
        <t:Anchor>
          <t:Comment id="12557379"/>
        </t:Anchor>
        <t:SetTitle title="@Sudeept Srivastava upon review of the doc, this section seems disconnected from the content above and below it. What is the purpose of this section? Would you please provide more context to what the purpose of this section is and what a customer is …"/>
      </t:Event>
      <t:Event id="{8A5E4775-FDF0-4250-A017-9C2EABEE9B9F}" time="2021-12-07T07:13:22.115Z">
        <t:Attribution userId="S::susrivastava@microsoft.com::ee3f9444-61e7-47aa-af54-e4d0c14d7e55" userProvider="AD" userName="Sudeept Srivastava"/>
        <t:Anchor>
          <t:Comment id="1533248810"/>
        </t:Anchor>
        <t:UnassignAll/>
      </t:Event>
      <t:Event id="{1D73F7AC-2A94-4DA7-AAFB-38F4CB6A8F4C}" time="2021-12-07T07:13:22.115Z">
        <t:Attribution userId="S::susrivastava@microsoft.com::ee3f9444-61e7-47aa-af54-e4d0c14d7e55" userProvider="AD" userName="Sudeept Srivastava"/>
        <t:Anchor>
          <t:Comment id="1533248810"/>
        </t:Anchor>
        <t:Assign userId="S::v-szuber@microsoft.com::4a96915b-f1d3-4bac-a77b-80bf0ecf9490" userProvider="AD" userName="Suzanne Zuber (Aditi Consulting)"/>
      </t:Event>
      <t:Event id="{3F1B3A85-2E7D-43F3-92E1-4DAA20C55745}" time="2021-12-07T07:13:29.794Z">
        <t:Attribution userId="S::susrivastava@microsoft.com::ee3f9444-61e7-47aa-af54-e4d0c14d7e55" userProvider="AD" userName="Sudeept Srivastava"/>
        <t:Progress percentComplete="100"/>
      </t:Event>
    </t:History>
  </t:Task>
  <t:Task id="{FEA827E2-D998-489F-A02F-2DF01758D7AB}">
    <t:Anchor>
      <t:Comment id="326971760"/>
    </t:Anchor>
    <t:History>
      <t:Event id="{9DB1AF3D-A29D-4CF8-80B6-F278FAE10DF6}" time="2021-11-18T17:44:22.563Z">
        <t:Attribution userId="S::v-szuber@microsoft.com::4a96915b-f1d3-4bac-a77b-80bf0ecf9490" userProvider="AD" userName="Suzanne Zuber (Aditi Consulting)"/>
        <t:Anchor>
          <t:Comment id="326971760"/>
        </t:Anchor>
        <t:Create/>
      </t:Event>
      <t:Event id="{B3936B7C-943E-43A8-BB44-075173895AEA}" time="2021-11-18T17:44:22.563Z">
        <t:Attribution userId="S::v-szuber@microsoft.com::4a96915b-f1d3-4bac-a77b-80bf0ecf9490" userProvider="AD" userName="Suzanne Zuber (Aditi Consulting)"/>
        <t:Anchor>
          <t:Comment id="326971760"/>
        </t:Anchor>
        <t:Assign userId="S::susrivastava@microsoft.com::ee3f9444-61e7-47aa-af54-e4d0c14d7e55" userProvider="AD" userName="Sudeept Srivastava"/>
      </t:Event>
      <t:Event id="{C7C40B1C-7526-41CC-9D5D-448B40124C91}" time="2021-11-18T17:44:22.563Z">
        <t:Attribution userId="S::v-szuber@microsoft.com::4a96915b-f1d3-4bac-a77b-80bf0ecf9490" userProvider="AD" userName="Suzanne Zuber (Aditi Consulting)"/>
        <t:Anchor>
          <t:Comment id="326971760"/>
        </t:Anchor>
        <t:SetTitle title="@Sudeept Srivastava What does AFEC mean?"/>
      </t:Event>
      <t:Event id="{325C5F6A-0959-4000-ACE7-5ECC45FB3374}" time="2021-11-22T06:09:07.256Z">
        <t:Attribution userId="S::susrivastava@microsoft.com::ee3f9444-61e7-47aa-af54-e4d0c14d7e55" userProvider="AD" userName="Sudeept Srivastava"/>
        <t:Anchor>
          <t:Comment id="571449581"/>
        </t:Anchor>
        <t:UnassignAll/>
      </t:Event>
      <t:Event id="{5E569812-A9FC-43AF-8CCF-53AB6D511CFD}" time="2021-11-22T06:09:07.256Z">
        <t:Attribution userId="S::susrivastava@microsoft.com::ee3f9444-61e7-47aa-af54-e4d0c14d7e55" userProvider="AD" userName="Sudeept Srivastava"/>
        <t:Anchor>
          <t:Comment id="571449581"/>
        </t:Anchor>
        <t:Assign userId="S::v-szuber@microsoft.com::4a96915b-f1d3-4bac-a77b-80bf0ecf9490" userProvider="AD" userName="Suzanne Zuber (Aditi Consulting)"/>
      </t:Event>
      <t:Event id="{C6A61354-A926-49E6-AC42-2420714183D0}" time="2021-11-30T06:45:11.973Z">
        <t:Attribution userId="S::susrivastava@microsoft.com::ee3f9444-61e7-47aa-af54-e4d0c14d7e55" userProvider="AD" userName="Sudeept Srivastava"/>
        <t:Progress percentComplete="100"/>
      </t:Event>
    </t:History>
  </t:Task>
  <t:Task id="{8F28861D-FFC7-469A-B9F8-417C9A98F591}">
    <t:Anchor>
      <t:Comment id="178348665"/>
    </t:Anchor>
    <t:History>
      <t:Event id="{17D2FA53-ABA4-4AC2-A862-99FF37F857DA}" time="2021-11-15T18:08:05.47Z">
        <t:Attribution userId="S::v-szuber@microsoft.com::4a96915b-f1d3-4bac-a77b-80bf0ecf9490" userProvider="AD" userName="Suzanne Zuber (Aditi Consulting)"/>
        <t:Anchor>
          <t:Comment id="178348665"/>
        </t:Anchor>
        <t:Create/>
      </t:Event>
      <t:Event id="{EE8E0D04-2B2C-49FA-A4D6-2FBA5C723BA5}" time="2021-11-15T18:08:05.47Z">
        <t:Attribution userId="S::v-szuber@microsoft.com::4a96915b-f1d3-4bac-a77b-80bf0ecf9490" userProvider="AD" userName="Suzanne Zuber (Aditi Consulting)"/>
        <t:Anchor>
          <t:Comment id="178348665"/>
        </t:Anchor>
        <t:Assign userId="S::susrivastava@microsoft.com::ee3f9444-61e7-47aa-af54-e4d0c14d7e55" userProvider="AD" userName="Sudeept Srivastava"/>
      </t:Event>
      <t:Event id="{A353A4B8-5737-4F9F-9E6E-868AD83172CF}" time="2021-11-15T18:08:05.47Z">
        <t:Attribution userId="S::v-szuber@microsoft.com::4a96915b-f1d3-4bac-a77b-80bf0ecf9490" userProvider="AD" userName="Suzanne Zuber (Aditi Consulting)"/>
        <t:Anchor>
          <t:Comment id="178348665"/>
        </t:Anchor>
        <t:SetTitle title="@Sudeept Srivastava is this a private note to self (not part of article)?"/>
      </t:Event>
      <t:Event id="{B1EBB1AC-E7AA-44B3-9B55-4AFDC5D87246}" time="2021-11-16T09:25:44.473Z">
        <t:Attribution userId="S::susrivastava@microsoft.com::ee3f9444-61e7-47aa-af54-e4d0c14d7e55" userProvider="AD" userName="Sudeept Srivastava"/>
        <t:Anchor>
          <t:Comment id="171243037"/>
        </t:Anchor>
        <t:UnassignAll/>
      </t:Event>
      <t:Event id="{A8D4A8E6-AC7E-404B-9C0A-DF017523E7F4}" time="2021-11-16T09:25:44.473Z">
        <t:Attribution userId="S::susrivastava@microsoft.com::ee3f9444-61e7-47aa-af54-e4d0c14d7e55" userProvider="AD" userName="Sudeept Srivastava"/>
        <t:Anchor>
          <t:Comment id="171243037"/>
        </t:Anchor>
        <t:Assign userId="S::v-szuber@microsoft.com::4a96915b-f1d3-4bac-a77b-80bf0ecf9490" userProvider="AD" userName="Suzanne Zuber (Aditi Consulting)"/>
      </t:Event>
      <t:Event id="{B024A6BA-2539-49D7-B233-914757B52431}" time="2021-12-13T06:48:32.272Z">
        <t:Attribution userId="S::susrivastava@microsoft.com::ee3f9444-61e7-47aa-af54-e4d0c14d7e55" userProvider="AD" userName="Sudeept Srivastava"/>
        <t:Progress percentComplete="100"/>
      </t:Event>
    </t:History>
  </t:Task>
  <t:Task id="{902A3C62-8505-4103-A8E4-BA3AA2022978}">
    <t:Anchor>
      <t:Comment id="1261079563"/>
    </t:Anchor>
    <t:History>
      <t:Event id="{8230483D-19C6-435B-B8FA-437462CF28D9}" time="2021-11-30T17:26:12.978Z">
        <t:Attribution userId="S::v-szuber@microsoft.com::4a96915b-f1d3-4bac-a77b-80bf0ecf9490" userProvider="AD" userName="Suzanne Zuber (Aditi Consulting)"/>
        <t:Anchor>
          <t:Comment id="1261079563"/>
        </t:Anchor>
        <t:Create/>
      </t:Event>
      <t:Event id="{ACBC84FC-4B3E-4509-B11A-B689C45F814E}" time="2021-11-30T17:26:12.978Z">
        <t:Attribution userId="S::v-szuber@microsoft.com::4a96915b-f1d3-4bac-a77b-80bf0ecf9490" userProvider="AD" userName="Suzanne Zuber (Aditi Consulting)"/>
        <t:Anchor>
          <t:Comment id="1261079563"/>
        </t:Anchor>
        <t:Assign userId="S::susrivastava@microsoft.com::ee3f9444-61e7-47aa-af54-e4d0c14d7e55" userProvider="AD" userName="Sudeept Srivastava"/>
      </t:Event>
      <t:Event id="{C5BFED07-4E22-43AA-8335-49CF78F7D014}" time="2021-11-30T17:26:12.978Z">
        <t:Attribution userId="S::v-szuber@microsoft.com::4a96915b-f1d3-4bac-a77b-80bf0ecf9490" userProvider="AD" userName="Suzanne Zuber (Aditi Consulting)"/>
        <t:Anchor>
          <t:Comment id="1261079563"/>
        </t:Anchor>
        <t:SetTitle title="@Sudeept Srivastava These screenshots show personal information at the top right next to the person icon. Can you recreate these with a generic name?"/>
      </t:Event>
      <t:Event id="{11570029-D9F2-431B-B6EF-ACD36A750DED}" time="2021-12-01T06:06:45.298Z">
        <t:Attribution userId="S::susrivastava@microsoft.com::ee3f9444-61e7-47aa-af54-e4d0c14d7e55" userProvider="AD" userName="Sudeept Srivastava"/>
        <t:Anchor>
          <t:Comment id="1344239333"/>
        </t:Anchor>
        <t:UnassignAll/>
      </t:Event>
      <t:Event id="{62632BDA-5FA6-4ABB-A2DF-5A4A5FA98CA8}" time="2021-12-01T06:06:45.298Z">
        <t:Attribution userId="S::susrivastava@microsoft.com::ee3f9444-61e7-47aa-af54-e4d0c14d7e55" userProvider="AD" userName="Sudeept Srivastava"/>
        <t:Anchor>
          <t:Comment id="1344239333"/>
        </t:Anchor>
        <t:Assign userId="S::v-szuber@microsoft.com::4a96915b-f1d3-4bac-a77b-80bf0ecf9490" userProvider="AD" userName="Suzanne Zuber (Aditi Consulting)"/>
      </t:Event>
      <t:Event id="{A90BC428-4898-4B18-BAD6-9F68B4201DC1}" time="2021-12-01T06:06:50.496Z">
        <t:Attribution userId="S::susrivastava@microsoft.com::ee3f9444-61e7-47aa-af54-e4d0c14d7e55" userProvider="AD" userName="Sudeept Srivastava"/>
        <t:Progress percentComplete="100"/>
      </t:Event>
    </t:History>
  </t:Task>
  <t:Task id="{7D74893F-5EE0-45C2-A3B4-C4E01594FE24}">
    <t:Anchor>
      <t:Comment id="345274300"/>
    </t:Anchor>
    <t:History>
      <t:Event id="{F320CC4E-876A-42CE-BCB0-38061BA74AF8}" time="2021-11-17T19:29:06.759Z">
        <t:Attribution userId="S::v-szuber@microsoft.com::4a96915b-f1d3-4bac-a77b-80bf0ecf9490" userProvider="AD" userName="Suzanne Zuber (Aditi Consulting)"/>
        <t:Anchor>
          <t:Comment id="345274300"/>
        </t:Anchor>
        <t:Create/>
      </t:Event>
      <t:Event id="{411E6887-268A-49A4-9922-3883C8633D26}" time="2021-11-17T19:29:06.759Z">
        <t:Attribution userId="S::v-szuber@microsoft.com::4a96915b-f1d3-4bac-a77b-80bf0ecf9490" userProvider="AD" userName="Suzanne Zuber (Aditi Consulting)"/>
        <t:Anchor>
          <t:Comment id="345274300"/>
        </t:Anchor>
        <t:Assign userId="S::susrivastava@microsoft.com::ee3f9444-61e7-47aa-af54-e4d0c14d7e55" userProvider="AD" userName="Sudeept Srivastava"/>
      </t:Event>
      <t:Event id="{A852A49A-A67E-48E5-80DD-BB14DA6939A9}" time="2021-11-17T19:29:06.759Z">
        <t:Attribution userId="S::v-szuber@microsoft.com::4a96915b-f1d3-4bac-a77b-80bf0ecf9490" userProvider="AD" userName="Suzanne Zuber (Aditi Consulting)"/>
        <t:Anchor>
          <t:Comment id="345274300"/>
        </t:Anchor>
        <t:SetTitle title="@Sudeept Srivastava is this an acronym for something or a name?"/>
      </t:Event>
      <t:Event id="{C3696EAA-618A-433A-ADF7-A85CF58D74BF}" time="2021-11-18T06:16:27.288Z">
        <t:Attribution userId="S::susrivastava@microsoft.com::ee3f9444-61e7-47aa-af54-e4d0c14d7e55" userProvider="AD" userName="Sudeept Srivastava"/>
        <t:Progress percentComplete="100"/>
      </t:Event>
    </t:History>
  </t:Task>
  <t:Task id="{2E1E0081-2D2D-4516-9E61-654A8D7B9D0E}">
    <t:Anchor>
      <t:Comment id="759851145"/>
    </t:Anchor>
    <t:History>
      <t:Event id="{82EF6C21-E959-45FD-A212-FE983347BA0C}" time="2021-11-16T09:22:28.912Z">
        <t:Attribution userId="S::susrivastava@microsoft.com::ee3f9444-61e7-47aa-af54-e4d0c14d7e55" userProvider="AD" userName="Sudeept Srivastava"/>
        <t:Anchor>
          <t:Comment id="1290516122"/>
        </t:Anchor>
        <t:Create/>
      </t:Event>
      <t:Event id="{E6CC2AF6-12F5-4C84-B4ED-E97CB17078F0}" time="2021-11-16T09:22:28.912Z">
        <t:Attribution userId="S::susrivastava@microsoft.com::ee3f9444-61e7-47aa-af54-e4d0c14d7e55" userProvider="AD" userName="Sudeept Srivastava"/>
        <t:Anchor>
          <t:Comment id="1290516122"/>
        </t:Anchor>
        <t:Assign userId="S::v-szuber@microsoft.com::4a96915b-f1d3-4bac-a77b-80bf0ecf9490" userProvider="AD" userName="Suzanne Zuber (Aditi Consulting)"/>
      </t:Event>
      <t:Event id="{E64214D3-1F83-4472-A8A3-0CA1C4766C9D}" time="2021-11-16T09:22:28.912Z">
        <t:Attribution userId="S::susrivastava@microsoft.com::ee3f9444-61e7-47aa-af54-e4d0c14d7e55" userProvider="AD" userName="Sudeept Srivastava"/>
        <t:Anchor>
          <t:Comment id="1290516122"/>
        </t:Anchor>
        <t:SetTitle title="@Suzanne Zuber (Aditi Consulting) there is a screen shot in the document which talks about what components get deployed. To be specific following is the list of components: Resource bridge, Custom location and vCenter"/>
      </t:Event>
      <t:Event id="{9A6C56B5-A199-4F77-9FDD-1A8E27D5A680}" time="2021-11-30T06:42:12.255Z">
        <t:Attribution userId="S::susrivastava@microsoft.com::ee3f9444-61e7-47aa-af54-e4d0c14d7e55" userProvider="AD" userName="Sudeept Srivastava"/>
        <t:Progress percentComplete="100"/>
      </t:Event>
    </t:History>
  </t:Task>
  <t:Task id="{67872A14-954A-4CF3-99A0-0F29476AAAC8}">
    <t:Anchor>
      <t:Comment id="624497603"/>
    </t:Anchor>
    <t:History>
      <t:Event id="{3A667B2C-560E-4D5B-9896-5F1BFCD456A0}" time="2021-11-17T05:58:16.225Z">
        <t:Attribution userId="S::susrivastava@microsoft.com::ee3f9444-61e7-47aa-af54-e4d0c14d7e55" userProvider="AD" userName="Sudeept Srivastava"/>
        <t:Anchor>
          <t:Comment id="47165950"/>
        </t:Anchor>
        <t:Create/>
      </t:Event>
      <t:Event id="{37F8741B-9FDB-4449-93B9-E169257FF21C}" time="2021-11-17T05:58:16.225Z">
        <t:Attribution userId="S::susrivastava@microsoft.com::ee3f9444-61e7-47aa-af54-e4d0c14d7e55" userProvider="AD" userName="Sudeept Srivastava"/>
        <t:Anchor>
          <t:Comment id="47165950"/>
        </t:Anchor>
        <t:Assign userId="S::utbanerj@microsoft.com::52784401-19ea-4f1f-9a37-b941a6c35a28" userProvider="AD" userName="Uthsa Banerjee"/>
      </t:Event>
      <t:Event id="{496C84DC-B6C9-41A1-B418-ACCE55A305BB}" time="2021-11-17T05:58:16.225Z">
        <t:Attribution userId="S::susrivastava@microsoft.com::ee3f9444-61e7-47aa-af54-e4d0c14d7e55" userProvider="AD" userName="Sudeept Srivastava"/>
        <t:Anchor>
          <t:Comment id="47165950"/>
        </t:Anchor>
        <t:SetTitle title="@Uthsa Banerjee , please confirm once done."/>
      </t:Event>
      <t:Event id="{0EC6DFA3-A637-4465-B2C1-848B905D43C9}" time="2021-11-24T04:17:01.591Z">
        <t:Attribution userId="S::utbanerj@microsoft.com::52784401-19ea-4f1f-9a37-b941a6c35a28" userProvider="AD" userName="Uthsa Banerjee"/>
        <t:Progress percentComplete="100"/>
      </t:Event>
    </t:History>
  </t:Task>
  <t:Task id="{8DFC0DFB-1871-4F3E-A43A-1C48F9C1876A}">
    <t:Anchor>
      <t:Comment id="471604904"/>
    </t:Anchor>
    <t:History>
      <t:Event id="{3CC0B0FC-C2A0-4110-A8FA-8B6002E0056B}" time="2021-11-30T16:52:27.911Z">
        <t:Attribution userId="S::v-szuber@microsoft.com::4a96915b-f1d3-4bac-a77b-80bf0ecf9490" userProvider="AD" userName="Suzanne Zuber (Aditi Consulting)"/>
        <t:Anchor>
          <t:Comment id="471604904"/>
        </t:Anchor>
        <t:Create/>
      </t:Event>
      <t:Event id="{BDC06C2B-5C28-47F3-91C6-A250E13F0281}" time="2021-11-30T16:52:27.911Z">
        <t:Attribution userId="S::v-szuber@microsoft.com::4a96915b-f1d3-4bac-a77b-80bf0ecf9490" userProvider="AD" userName="Suzanne Zuber (Aditi Consulting)"/>
        <t:Anchor>
          <t:Comment id="471604904"/>
        </t:Anchor>
        <t:Assign userId="S::susrivastava@microsoft.com::ee3f9444-61e7-47aa-af54-e4d0c14d7e55" userProvider="AD" userName="Sudeept Srivastava"/>
      </t:Event>
      <t:Event id="{C40ABFB6-F7BC-4466-973A-33F81EE987AE}" time="2021-11-30T16:52:27.911Z">
        <t:Attribution userId="S::v-szuber@microsoft.com::4a96915b-f1d3-4bac-a77b-80bf0ecf9490" userProvider="AD" userName="Suzanne Zuber (Aditi Consulting)"/>
        <t:Anchor>
          <t:Comment id="471604904"/>
        </t:Anchor>
        <t:SetTitle title="@Sudeept Srivastava for every H2, there needs to be an introductory sentence/paragraph that explains what the customer can expect for this section. Please add a short summary for what this section is about."/>
      </t:Event>
      <t:Event id="{3C84935A-2867-46F3-A36C-744E466D72E3}" time="2021-12-01T06:03:40.298Z">
        <t:Attribution userId="S::susrivastava@microsoft.com::ee3f9444-61e7-47aa-af54-e4d0c14d7e55" userProvider="AD" userName="Sudeept Srivastava"/>
        <t:Anchor>
          <t:Comment id="412780220"/>
        </t:Anchor>
        <t:UnassignAll/>
      </t:Event>
      <t:Event id="{7DDA7030-3214-4438-8B01-F6D98104B072}" time="2021-12-01T06:03:40.298Z">
        <t:Attribution userId="S::susrivastava@microsoft.com::ee3f9444-61e7-47aa-af54-e4d0c14d7e55" userProvider="AD" userName="Sudeept Srivastava"/>
        <t:Anchor>
          <t:Comment id="412780220"/>
        </t:Anchor>
        <t:Assign userId="S::v-szuber@microsoft.com::4a96915b-f1d3-4bac-a77b-80bf0ecf9490" userProvider="AD" userName="Suzanne Zuber (Aditi Consulting)"/>
      </t:Event>
      <t:Event id="{9FFE6883-FC54-45AB-9509-6ACA8978F1AD}" time="2021-12-01T06:03:43.654Z">
        <t:Attribution userId="S::susrivastava@microsoft.com::ee3f9444-61e7-47aa-af54-e4d0c14d7e55" userProvider="AD" userName="Sudeept Srivastava"/>
        <t:Progress percentComplete="100"/>
      </t:Event>
    </t:History>
  </t:Task>
  <t:Task id="{96231EFC-DEC0-4417-B370-D3987FEC6354}">
    <t:Anchor>
      <t:Comment id="1340744054"/>
    </t:Anchor>
    <t:History>
      <t:Event id="{76235806-E112-4F99-B55D-1EA14EAFFD7C}" time="2022-01-04T17:33:58.158Z">
        <t:Attribution userId="S::v-szuber@microsoft.com::4a96915b-f1d3-4bac-a77b-80bf0ecf9490" userProvider="AD" userName="Suzanne Zuber (Aditi Consulting)"/>
        <t:Anchor>
          <t:Comment id="1340744054"/>
        </t:Anchor>
        <t:Create/>
      </t:Event>
      <t:Event id="{F0B386FE-670E-4AAC-BF7E-09BCC5A2D4DF}" time="2022-01-04T17:33:58.158Z">
        <t:Attribution userId="S::v-szuber@microsoft.com::4a96915b-f1d3-4bac-a77b-80bf0ecf9490" userProvider="AD" userName="Suzanne Zuber (Aditi Consulting)"/>
        <t:Anchor>
          <t:Comment id="1340744054"/>
        </t:Anchor>
        <t:Assign userId="S::susrivastava@microsoft.com::ee3f9444-61e7-47aa-af54-e4d0c14d7e55" userProvider="AD" userName="Sudeept Srivastava"/>
      </t:Event>
      <t:Event id="{BC84990F-858E-457F-A0F6-5BB32E9DE90E}" time="2022-01-04T17:33:58.158Z">
        <t:Attribution userId="S::v-szuber@microsoft.com::4a96915b-f1d3-4bac-a77b-80bf0ecf9490" userProvider="AD" userName="Suzanne Zuber (Aditi Consulting)"/>
        <t:Anchor>
          <t:Comment id="1340744054"/>
        </t:Anchor>
        <t:SetTitle title="@Sudeept Srivastava would you please provide a screenshot of this so I can see what it looks like in the UI?"/>
      </t:Event>
      <t:Event id="{1C6092B1-5EE7-4379-94C4-A0D25278DE2F}" time="2022-01-04T18:10:13.583Z">
        <t:Attribution userId="S::susrivastava@microsoft.com::ee3f9444-61e7-47aa-af54-e4d0c14d7e55" userProvider="AD" userName="Sudeept Srivastava"/>
        <t:Anchor>
          <t:Comment id="187973474"/>
        </t:Anchor>
        <t:UnassignAll/>
      </t:Event>
      <t:Event id="{2F474BB5-A8A3-4DB2-83F5-0A93427E2873}" time="2022-01-04T18:10:13.583Z">
        <t:Attribution userId="S::susrivastava@microsoft.com::ee3f9444-61e7-47aa-af54-e4d0c14d7e55" userProvider="AD" userName="Sudeept Srivastava"/>
        <t:Anchor>
          <t:Comment id="187973474"/>
        </t:Anchor>
        <t:Assign userId="S::v-szuber@microsoft.com::4a96915b-f1d3-4bac-a77b-80bf0ecf9490" userProvider="AD" userName="Suzanne Zuber (Aditi Consulting)"/>
      </t:Event>
      <t:Event id="{978A64A6-E358-4BB0-BEEE-11E686FE1A4F}" time="2022-02-01T18:59:08.186Z">
        <t:Attribution userId="S::v-szuber@microsoft.com::4a96915b-f1d3-4bac-a77b-80bf0ecf9490" userProvider="AD" userName="Suzanne Zuber (Aditi Consulting)"/>
        <t:Progress percentComplete="100"/>
      </t:Event>
    </t:History>
  </t:Task>
  <t:Task id="{887614C2-67D0-4BBF-B720-EE782DA535C2}">
    <t:Anchor>
      <t:Comment id="2038987999"/>
    </t:Anchor>
    <t:History>
      <t:Event id="{52EFAB42-72DC-467F-87FF-9A2A10800F9A}" time="2021-11-17T08:13:52.16Z">
        <t:Attribution userId="S::susrivastava@microsoft.com::ee3f9444-61e7-47aa-af54-e4d0c14d7e55" userProvider="AD" userName="Sudeept Srivastava"/>
        <t:Anchor>
          <t:Comment id="2038987999"/>
        </t:Anchor>
        <t:Create/>
      </t:Event>
      <t:Event id="{FE6A13BE-C293-4B17-B36B-E1A82C787058}" time="2021-11-17T08:13:52.16Z">
        <t:Attribution userId="S::susrivastava@microsoft.com::ee3f9444-61e7-47aa-af54-e4d0c14d7e55" userProvider="AD" userName="Sudeept Srivastava"/>
        <t:Anchor>
          <t:Comment id="2038987999"/>
        </t:Anchor>
        <t:Assign userId="S::v-szuber@microsoft.com::4a96915b-f1d3-4bac-a77b-80bf0ecf9490" userProvider="AD" userName="Suzanne Zuber (Aditi Consulting)"/>
      </t:Event>
      <t:Event id="{30DE6AEF-30FD-4DB5-BFCA-BCBEEB7F9799}" time="2021-11-17T08:13:52.16Z">
        <t:Attribution userId="S::susrivastava@microsoft.com::ee3f9444-61e7-47aa-af54-e4d0c14d7e55" userProvider="AD" userName="Sudeept Srivastava"/>
        <t:Anchor>
          <t:Comment id="2038987999"/>
        </t:Anchor>
        <t:SetTitle title="@Suzanne Zuber (Aditi Consulting) , script onboarding should end here"/>
      </t:Event>
    </t:History>
  </t:Task>
  <t:Task id="{59B3F0EB-9A06-4452-A0C9-0833DBBF350E}">
    <t:Anchor>
      <t:Comment id="2058736847"/>
    </t:Anchor>
    <t:History>
      <t:Event id="{0CBA869D-3F8F-438D-985F-376ED09AC071}" time="2021-11-16T09:27:03.235Z">
        <t:Attribution userId="S::susrivastava@microsoft.com::ee3f9444-61e7-47aa-af54-e4d0c14d7e55" userProvider="AD" userName="Sudeept Srivastava"/>
        <t:Anchor>
          <t:Comment id="2058736847"/>
        </t:Anchor>
        <t:Create/>
      </t:Event>
      <t:Event id="{7E82DFC5-26BB-4492-8A9F-D8B1B89D2CA8}" time="2021-11-16T09:27:03.235Z">
        <t:Attribution userId="S::susrivastava@microsoft.com::ee3f9444-61e7-47aa-af54-e4d0c14d7e55" userProvider="AD" userName="Sudeept Srivastava"/>
        <t:Anchor>
          <t:Comment id="2058736847"/>
        </t:Anchor>
        <t:Assign userId="S::v-szuber@microsoft.com::4a96915b-f1d3-4bac-a77b-80bf0ecf9490" userProvider="AD" userName="Suzanne Zuber (Aditi Consulting)"/>
      </t:Event>
      <t:Event id="{59873654-385A-4FE6-94E3-A1871B245E76}" time="2021-11-16T09:27:03.235Z">
        <t:Attribution userId="S::susrivastava@microsoft.com::ee3f9444-61e7-47aa-af54-e4d0c14d7e55" userProvider="AD" userName="Sudeept Srivastava"/>
        <t:Anchor>
          <t:Comment id="2058736847"/>
        </t:Anchor>
        <t:SetTitle title="@Suzanne Zuber (Aditi Consulting) for our document we will not need this text it will be replaced by AFEC flags."/>
      </t:Event>
      <t:Event id="{F9791BCF-EAD0-4832-8A53-41A603F2A2CB}" time="2021-11-30T06:44:26.414Z">
        <t:Attribution userId="S::susrivastava@microsoft.com::ee3f9444-61e7-47aa-af54-e4d0c14d7e55" userProvider="AD" userName="Sudeept Srivastava"/>
        <t:Progress percentComplete="100"/>
      </t:Event>
    </t:History>
  </t:Task>
  <t:Task id="{1103594A-5FF6-43F4-ABF2-7C6750C0C1EB}">
    <t:Anchor>
      <t:Comment id="624492730"/>
    </t:Anchor>
    <t:History>
      <t:Event id="{18E565F0-9C53-4F0C-BE47-7D1369413D6C}" time="2021-11-16T21:50:07.432Z">
        <t:Attribution userId="S::v-szuber@microsoft.com::4a96915b-f1d3-4bac-a77b-80bf0ecf9490" userProvider="AD" userName="Suzanne Zuber (Aditi Consulting)"/>
        <t:Anchor>
          <t:Comment id="1023078154"/>
        </t:Anchor>
        <t:Create/>
      </t:Event>
      <t:Event id="{C4C5BDBF-C312-469E-BCBF-21062B8D99E4}" time="2021-11-16T21:50:07.432Z">
        <t:Attribution userId="S::v-szuber@microsoft.com::4a96915b-f1d3-4bac-a77b-80bf0ecf9490" userProvider="AD" userName="Suzanne Zuber (Aditi Consulting)"/>
        <t:Anchor>
          <t:Comment id="1023078154"/>
        </t:Anchor>
        <t:Assign userId="S::susrivastava@microsoft.com::ee3f9444-61e7-47aa-af54-e4d0c14d7e55" userProvider="AD" userName="Sudeept Srivastava"/>
      </t:Event>
      <t:Event id="{26B85618-8EA0-4EAB-8527-A0CD8D04C725}" time="2021-11-16T21:50:07.432Z">
        <t:Attribution userId="S::v-szuber@microsoft.com::4a96915b-f1d3-4bac-a77b-80bf0ecf9490" userProvider="AD" userName="Suzanne Zuber (Aditi Consulting)"/>
        <t:Anchor>
          <t:Comment id="1023078154"/>
        </t:Anchor>
        <t:SetTitle title="@Sudeept Srivastava please add link for jump box VM"/>
      </t:Event>
      <t:Event id="{0E133B49-F5F0-42F4-88D3-9C92CDE925FE}" time="2021-11-17T05:57:32.207Z">
        <t:Attribution userId="S::susrivastava@microsoft.com::ee3f9444-61e7-47aa-af54-e4d0c14d7e55" userProvider="AD" userName="Sudeept Srivastava"/>
        <t:Anchor>
          <t:Comment id="1488038586"/>
        </t:Anchor>
        <t:UnassignAll/>
      </t:Event>
      <t:Event id="{3C3CB4EC-17CF-497F-A713-3274F00270C5}" time="2021-11-17T05:57:32.207Z">
        <t:Attribution userId="S::susrivastava@microsoft.com::ee3f9444-61e7-47aa-af54-e4d0c14d7e55" userProvider="AD" userName="Sudeept Srivastava"/>
        <t:Anchor>
          <t:Comment id="1488038586"/>
        </t:Anchor>
        <t:Assign userId="S::v-szuber@microsoft.com::4a96915b-f1d3-4bac-a77b-80bf0ecf9490" userProvider="AD" userName="Suzanne Zuber (Aditi Consulting)"/>
      </t:Event>
    </t:History>
  </t:Task>
  <t:Task id="{53CD5987-C0CB-4DD2-A656-89BF4CF6B830}">
    <t:Anchor>
      <t:Comment id="1728958332"/>
    </t:Anchor>
    <t:History>
      <t:Event id="{1C68B655-3E27-4560-97C3-193C551D2219}" time="2021-11-17T08:12:38.464Z">
        <t:Attribution userId="S::susrivastava@microsoft.com::ee3f9444-61e7-47aa-af54-e4d0c14d7e55" userProvider="AD" userName="Sudeept Srivastava"/>
        <t:Anchor>
          <t:Comment id="1728958332"/>
        </t:Anchor>
        <t:Create/>
      </t:Event>
      <t:Event id="{8F567DC0-EC65-4A08-A6A5-5D761AE35876}" time="2021-11-17T08:12:38.464Z">
        <t:Attribution userId="S::susrivastava@microsoft.com::ee3f9444-61e7-47aa-af54-e4d0c14d7e55" userProvider="AD" userName="Sudeept Srivastava"/>
        <t:Anchor>
          <t:Comment id="1728958332"/>
        </t:Anchor>
        <t:Assign userId="S::v-szuber@microsoft.com::4a96915b-f1d3-4bac-a77b-80bf0ecf9490" userProvider="AD" userName="Suzanne Zuber (Aditi Consulting)"/>
      </t:Event>
      <t:Event id="{3CF39873-DA69-4078-90E8-BB2F38D6E7D4}" time="2021-11-17T08:12:38.464Z">
        <t:Attribution userId="S::susrivastava@microsoft.com::ee3f9444-61e7-47aa-af54-e4d0c14d7e55" userProvider="AD" userName="Sudeept Srivastava"/>
        <t:Anchor>
          <t:Comment id="1728958332"/>
        </t:Anchor>
        <t:SetTitle title="@Suzanne Zuber (Aditi Consulting) the script on-boarding section to start from here"/>
      </t:Event>
      <t:Event id="{AA33A9A9-0662-4FAF-89D2-A8F0592A60DE}" time="2021-11-30T06:42:23.458Z">
        <t:Attribution userId="S::susrivastava@microsoft.com::ee3f9444-61e7-47aa-af54-e4d0c14d7e55" userProvider="AD" userName="Sudeept Srivastava"/>
        <t:Progress percentComplete="100"/>
      </t:Event>
    </t:History>
  </t:Task>
  <t:Task id="{ADADBB74-AAD8-476B-A40E-12B6E193CB3A}">
    <t:Anchor>
      <t:Comment id="106499363"/>
    </t:Anchor>
    <t:History>
      <t:Event id="{C6967C31-FCFF-4D64-B093-16AEFE583037}" time="2021-12-14T23:05:26.518Z">
        <t:Attribution userId="S::v-szuber@microsoft.com::4a96915b-f1d3-4bac-a77b-80bf0ecf9490" userProvider="AD" userName="Suzanne Zuber (Aditi Consulting)"/>
        <t:Anchor>
          <t:Comment id="106499363"/>
        </t:Anchor>
        <t:Create/>
      </t:Event>
      <t:Event id="{F50C2E02-6FE0-4C55-86EA-F6D21A68B972}" time="2021-12-14T23:05:26.518Z">
        <t:Attribution userId="S::v-szuber@microsoft.com::4a96915b-f1d3-4bac-a77b-80bf0ecf9490" userProvider="AD" userName="Suzanne Zuber (Aditi Consulting)"/>
        <t:Anchor>
          <t:Comment id="106499363"/>
        </t:Anchor>
        <t:Assign userId="S::susrivastava@microsoft.com::ee3f9444-61e7-47aa-af54-e4d0c14d7e55" userProvider="AD" userName="Sudeept Srivastava"/>
      </t:Event>
      <t:Event id="{44646CDF-E709-46A0-B4F0-99117DF30ADE}" time="2021-12-14T23:05:26.518Z">
        <t:Attribution userId="S::v-szuber@microsoft.com::4a96915b-f1d3-4bac-a77b-80bf0ecf9490" userProvider="AD" userName="Suzanne Zuber (Aditi Consulting)"/>
        <t:Anchor>
          <t:Comment id="106499363"/>
        </t:Anchor>
        <t:SetTitle title="@Sudeept Srivastava What’s a blade in this context? Have you seen it (the term) elsewhere in MS docs?Blade server: definition, features and benefits - Notes Read"/>
      </t:Event>
      <t:Event id="{1153D419-8214-4412-849C-2DB5B1739285}" time="2022-01-03T05:28:38.6Z">
        <t:Attribution userId="S::susrivastava@microsoft.com::ee3f9444-61e7-47aa-af54-e4d0c14d7e55" userProvider="AD" userName="Sudeept Srivastava"/>
        <t:Anchor>
          <t:Comment id="119704468"/>
        </t:Anchor>
        <t:UnassignAll/>
      </t:Event>
      <t:Event id="{A84003BA-71C4-47DB-91E3-D7A12CE0A5A2}" time="2022-01-03T05:28:38.6Z">
        <t:Attribution userId="S::susrivastava@microsoft.com::ee3f9444-61e7-47aa-af54-e4d0c14d7e55" userProvider="AD" userName="Sudeept Srivastava"/>
        <t:Anchor>
          <t:Comment id="119704468"/>
        </t:Anchor>
        <t:Assign userId="S::v-szuber@microsoft.com::4a96915b-f1d3-4bac-a77b-80bf0ecf9490" userProvider="AD" userName="Suzanne Zuber (Aditi Consulting)"/>
      </t:Event>
      <t:Event id="{07C9981E-0CC5-4AC5-8024-8EA463B68592}" time="2022-01-03T05:28:42.644Z">
        <t:Attribution userId="S::susrivastava@microsoft.com::ee3f9444-61e7-47aa-af54-e4d0c14d7e55" userProvider="AD" userName="Sudeept Srivastava"/>
        <t:Progress percentComplete="100"/>
      </t:Event>
    </t:History>
  </t:Task>
  <t:Task id="{0EB5B9E7-3A8F-4474-87CB-88BE5DF07A97}">
    <t:Anchor>
      <t:Comment id="1805434050"/>
    </t:Anchor>
    <t:History>
      <t:Event id="{4C2E346A-4E80-4C89-9810-B6FE4184A699}" time="2021-11-22T21:32:37.884Z">
        <t:Attribution userId="S::v-szuber@microsoft.com::4a96915b-f1d3-4bac-a77b-80bf0ecf9490" userProvider="AD" userName="Suzanne Zuber (Aditi Consulting)"/>
        <t:Anchor>
          <t:Comment id="1805434050"/>
        </t:Anchor>
        <t:Create/>
      </t:Event>
      <t:Event id="{3FB17D57-5267-4458-92D0-84F08CA47755}" time="2021-11-22T21:32:37.884Z">
        <t:Attribution userId="S::v-szuber@microsoft.com::4a96915b-f1d3-4bac-a77b-80bf0ecf9490" userProvider="AD" userName="Suzanne Zuber (Aditi Consulting)"/>
        <t:Anchor>
          <t:Comment id="1805434050"/>
        </t:Anchor>
        <t:Assign userId="S::susrivastava@microsoft.com::ee3f9444-61e7-47aa-af54-e4d0c14d7e55" userProvider="AD" userName="Sudeept Srivastava"/>
      </t:Event>
      <t:Event id="{B62ABC51-0869-4FBE-8F56-51EE0F5ABF52}" time="2021-11-22T21:32:37.884Z">
        <t:Attribution userId="S::v-szuber@microsoft.com::4a96915b-f1d3-4bac-a77b-80bf0ecf9490" userProvider="AD" userName="Suzanne Zuber (Aditi Consulting)"/>
        <t:Anchor>
          <t:Comment id="1805434050"/>
        </t:Anchor>
        <t:SetTitle title="@Sudeept Srivastava What is the purpose of this image? Can it be put into words like the one above it? If so, please add the description, destination. Image does not make sense and contains personal information on it, cannot be used."/>
      </t:Event>
      <t:Event id="{FFEE1310-7C3F-49F2-8816-7A25F843EB87}" time="2021-11-23T08:29:23.404Z">
        <t:Attribution userId="S::susrivastava@microsoft.com::ee3f9444-61e7-47aa-af54-e4d0c14d7e55" userProvider="AD" userName="Sudeept Srivastava"/>
        <t:Anchor>
          <t:Comment id="806418780"/>
        </t:Anchor>
        <t:UnassignAll/>
      </t:Event>
      <t:Event id="{57B700D3-DAF1-46A6-BD17-DB4A896B473A}" time="2021-11-23T08:29:23.404Z">
        <t:Attribution userId="S::susrivastava@microsoft.com::ee3f9444-61e7-47aa-af54-e4d0c14d7e55" userProvider="AD" userName="Sudeept Srivastava"/>
        <t:Anchor>
          <t:Comment id="806418780"/>
        </t:Anchor>
        <t:Assign userId="S::v-szuber@microsoft.com::4a96915b-f1d3-4bac-a77b-80bf0ecf9490" userProvider="AD" userName="Suzanne Zuber (Aditi Consulting)"/>
      </t:Event>
    </t:History>
  </t:Task>
  <t:Task id="{94A33B2F-D9BE-40F3-B2CC-0E72A6B73D18}">
    <t:Anchor>
      <t:Comment id="1371021455"/>
    </t:Anchor>
    <t:History>
      <t:Event id="{10ADD4AD-F364-4098-85C2-F8510C70E0E8}" time="2021-11-17T19:28:09.973Z">
        <t:Attribution userId="S::v-szuber@microsoft.com::4a96915b-f1d3-4bac-a77b-80bf0ecf9490" userProvider="AD" userName="Suzanne Zuber (Aditi Consulting)"/>
        <t:Anchor>
          <t:Comment id="1371021455"/>
        </t:Anchor>
        <t:Create/>
      </t:Event>
      <t:Event id="{BA7E4922-E4F3-4E12-8F27-D5562757ACB6}" time="2021-11-17T19:28:09.973Z">
        <t:Attribution userId="S::v-szuber@microsoft.com::4a96915b-f1d3-4bac-a77b-80bf0ecf9490" userProvider="AD" userName="Suzanne Zuber (Aditi Consulting)"/>
        <t:Anchor>
          <t:Comment id="1371021455"/>
        </t:Anchor>
        <t:Assign userId="S::susrivastava@microsoft.com::ee3f9444-61e7-47aa-af54-e4d0c14d7e55" userProvider="AD" userName="Sudeept Srivastava"/>
      </t:Event>
      <t:Event id="{8B21ECA1-B004-457C-AB15-9746D9548351}" time="2021-11-17T19:28:09.973Z">
        <t:Attribution userId="S::v-szuber@microsoft.com::4a96915b-f1d3-4bac-a77b-80bf0ecf9490" userProvider="AD" userName="Suzanne Zuber (Aditi Consulting)"/>
        <t:Anchor>
          <t:Comment id="1371021455"/>
        </t:Anchor>
        <t:SetTitle title="@Sudeept Srivastava What does DNS mean?"/>
      </t:Event>
      <t:Event id="{03C08022-108B-4925-A55F-1317B02B849A}" time="2021-11-18T06:11:11.293Z">
        <t:Attribution userId="S::susrivastava@microsoft.com::ee3f9444-61e7-47aa-af54-e4d0c14d7e55" userProvider="AD" userName="Sudeept Srivastava"/>
        <t:Anchor>
          <t:Comment id="1084359904"/>
        </t:Anchor>
        <t:UnassignAll/>
      </t:Event>
      <t:Event id="{6B0D1EE4-38B1-4F57-82F0-1E6D6B0A4D8F}" time="2021-11-18T06:11:11.293Z">
        <t:Attribution userId="S::susrivastava@microsoft.com::ee3f9444-61e7-47aa-af54-e4d0c14d7e55" userProvider="AD" userName="Sudeept Srivastava"/>
        <t:Anchor>
          <t:Comment id="1084359904"/>
        </t:Anchor>
        <t:Assign userId="S::v-szuber@microsoft.com::4a96915b-f1d3-4bac-a77b-80bf0ecf9490" userProvider="AD" userName="Suzanne Zuber (Aditi Consulting)"/>
      </t:Event>
    </t:History>
  </t:Task>
  <t:Task id="{F3EAB39E-ABAB-4151-9FDA-0F4B98F6CE4B}">
    <t:Anchor>
      <t:Comment id="656852817"/>
    </t:Anchor>
    <t:History>
      <t:Event id="{D6400D00-D634-4A5C-8A15-C88ECD84B325}" time="2021-11-16T22:28:07.716Z">
        <t:Attribution userId="S::v-szuber@microsoft.com::4a96915b-f1d3-4bac-a77b-80bf0ecf9490" userProvider="AD" userName="Suzanne Zuber (Aditi Consulting)"/>
        <t:Anchor>
          <t:Comment id="656852817"/>
        </t:Anchor>
        <t:Create/>
      </t:Event>
      <t:Event id="{CDE8F238-9704-44E8-AC46-4C08C1BD40AA}" time="2021-11-16T22:28:07.716Z">
        <t:Attribution userId="S::v-szuber@microsoft.com::4a96915b-f1d3-4bac-a77b-80bf0ecf9490" userProvider="AD" userName="Suzanne Zuber (Aditi Consulting)"/>
        <t:Anchor>
          <t:Comment id="656852817"/>
        </t:Anchor>
        <t:Assign userId="S::susrivastava@microsoft.com::ee3f9444-61e7-47aa-af54-e4d0c14d7e55" userProvider="AD" userName="Sudeept Srivastava"/>
      </t:Event>
      <t:Event id="{ADC32D88-DE5A-474D-A763-026ED6D6E382}" time="2021-11-16T22:28:07.716Z">
        <t:Attribution userId="S::v-szuber@microsoft.com::4a96915b-f1d3-4bac-a77b-80bf0ecf9490" userProvider="AD" userName="Suzanne Zuber (Aditi Consulting)"/>
        <t:Anchor>
          <t:Comment id="656852817"/>
        </t:Anchor>
        <t:SetTitle title="@Sudeept Srivastava what is the proposed title for this article? The user story shows &quot;Enable Arc for Azure VMware Solution&quot;, which is different from what shows on this word doc."/>
      </t:Event>
      <t:Event id="{6B3DBF43-84A6-4AD2-8348-062719E5095D}" time="2021-11-17T05:51:07.481Z">
        <t:Attribution userId="S::susrivastava@microsoft.com::ee3f9444-61e7-47aa-af54-e4d0c14d7e55" userProvider="AD" userName="Sudeept Srivastava"/>
        <t:Anchor>
          <t:Comment id="687842683"/>
        </t:Anchor>
        <t:UnassignAll/>
      </t:Event>
      <t:Event id="{BA7F5A73-F5E1-4A71-9C1B-8CBC061326C5}" time="2021-11-17T05:51:07.481Z">
        <t:Attribution userId="S::susrivastava@microsoft.com::ee3f9444-61e7-47aa-af54-e4d0c14d7e55" userProvider="AD" userName="Sudeept Srivastava"/>
        <t:Anchor>
          <t:Comment id="687842683"/>
        </t:Anchor>
        <t:Assign userId="S::v-szuber@microsoft.com::4a96915b-f1d3-4bac-a77b-80bf0ecf9490" userProvider="AD" userName="Suzanne Zuber (Aditi Consulting)"/>
      </t:Event>
      <t:Event id="{DC92D608-7D25-4978-8774-9FBC929F1697}" time="2021-11-30T06:42:01.656Z">
        <t:Attribution userId="S::susrivastava@microsoft.com::ee3f9444-61e7-47aa-af54-e4d0c14d7e55" userProvider="AD" userName="Sudeept Srivastava"/>
        <t:Progress percentComplete="100"/>
      </t:Event>
    </t:History>
  </t:Task>
  <t:Task id="{DF42F469-C115-4054-8CFE-6634C191C011}">
    <t:Anchor>
      <t:Comment id="978756864"/>
    </t:Anchor>
    <t:History>
      <t:Event id="{18064802-AF17-47D8-AF4E-0B856F75D427}" time="2021-11-17T09:59:04.83Z">
        <t:Attribution userId="S::susrivastava@microsoft.com::ee3f9444-61e7-47aa-af54-e4d0c14d7e55" userProvider="AD" userName="Sudeept Srivastava"/>
        <t:Anchor>
          <t:Comment id="978756864"/>
        </t:Anchor>
        <t:Create/>
      </t:Event>
      <t:Event id="{BA7685F7-A457-442E-A03F-43F7D026C28C}" time="2021-11-17T09:59:04.83Z">
        <t:Attribution userId="S::susrivastava@microsoft.com::ee3f9444-61e7-47aa-af54-e4d0c14d7e55" userProvider="AD" userName="Sudeept Srivastava"/>
        <t:Anchor>
          <t:Comment id="978756864"/>
        </t:Anchor>
        <t:Assign userId="S::v-szuber@microsoft.com::4a96915b-f1d3-4bac-a77b-80bf0ecf9490" userProvider="AD" userName="Suzanne Zuber (Aditi Consulting)"/>
      </t:Event>
      <t:Event id="{7D9B0422-B99A-4C0C-93F6-4D942EFB48A3}" time="2021-11-17T09:59:04.83Z">
        <t:Attribution userId="S::susrivastava@microsoft.com::ee3f9444-61e7-47aa-af54-e4d0c14d7e55" userProvider="AD" userName="Sudeept Srivastava"/>
        <t:Anchor>
          <t:Comment id="978756864"/>
        </t:Anchor>
        <t:SetTitle title="@Suzanne Zuber (Aditi Consulting) , this is where Discovery &amp; projection section starts"/>
      </t:Event>
      <t:Event id="{09FE0006-2F5D-4FE0-BA8E-246652D8AB7C}" time="2022-01-03T05:26:51.974Z">
        <t:Attribution userId="S::susrivastava@microsoft.com::ee3f9444-61e7-47aa-af54-e4d0c14d7e55" userProvider="AD" userName="Sudeept Srivastava"/>
        <t:Progress percentComplete="100"/>
      </t:Event>
    </t:History>
  </t:Task>
  <t:Task id="{5F4656F0-38DA-43E6-977B-7DD82FF0049F}">
    <t:Anchor>
      <t:Comment id="1532233676"/>
    </t:Anchor>
    <t:History>
      <t:Event id="{0A8486C1-A90A-4C10-A5C7-43CFA3453274}" time="2021-11-17T10:01:36.157Z">
        <t:Attribution userId="S::susrivastava@microsoft.com::ee3f9444-61e7-47aa-af54-e4d0c14d7e55" userProvider="AD" userName="Sudeept Srivastava"/>
        <t:Anchor>
          <t:Comment id="1532233676"/>
        </t:Anchor>
        <t:Create/>
      </t:Event>
      <t:Event id="{8A9D258A-A736-465E-B723-3CA808B7BD32}" time="2021-11-17T10:01:36.157Z">
        <t:Attribution userId="S::susrivastava@microsoft.com::ee3f9444-61e7-47aa-af54-e4d0c14d7e55" userProvider="AD" userName="Sudeept Srivastava"/>
        <t:Anchor>
          <t:Comment id="1532233676"/>
        </t:Anchor>
        <t:Assign userId="S::v-szuber@microsoft.com::4a96915b-f1d3-4bac-a77b-80bf0ecf9490" userProvider="AD" userName="Suzanne Zuber (Aditi Consulting)"/>
      </t:Event>
      <t:Event id="{21DFA072-D534-48CF-BD96-7A030F0B973E}" time="2021-11-17T10:01:36.157Z">
        <t:Attribution userId="S::susrivastava@microsoft.com::ee3f9444-61e7-47aa-af54-e4d0c14d7e55" userProvider="AD" userName="Sudeept Srivastava"/>
        <t:Anchor>
          <t:Comment id="1532233676"/>
        </t:Anchor>
        <t:SetTitle title="@Suzanne Zuber (Aditi Consulting) this is where Discovery &amp; Projection section documentation ends"/>
      </t:Event>
      <t:Event id="{531085E8-3965-4BF7-B8EE-26C289CDAB23}" time="2022-01-03T05:27:06.887Z">
        <t:Attribution userId="S::susrivastava@microsoft.com::ee3f9444-61e7-47aa-af54-e4d0c14d7e55" userProvider="AD" userName="Sudeept Srivastava"/>
        <t:Progress percentComplete="100"/>
      </t:Event>
    </t:History>
  </t:Task>
  <t:Task id="{2946787F-14FF-4A75-A4D3-5D374B8414E9}">
    <t:Anchor>
      <t:Comment id="1950842487"/>
    </t:Anchor>
    <t:History>
      <t:Event id="{6A7BE75A-AD8C-45FF-B264-365C39393C2B}" time="2021-11-18T17:51:02.851Z">
        <t:Attribution userId="S::v-szuber@microsoft.com::4a96915b-f1d3-4bac-a77b-80bf0ecf9490" userProvider="AD" userName="Suzanne Zuber (Aditi Consulting)"/>
        <t:Anchor>
          <t:Comment id="1950842487"/>
        </t:Anchor>
        <t:Create/>
      </t:Event>
      <t:Event id="{945FB801-4B2D-450D-840F-98C79550A77B}" time="2021-11-18T17:51:02.851Z">
        <t:Attribution userId="S::v-szuber@microsoft.com::4a96915b-f1d3-4bac-a77b-80bf0ecf9490" userProvider="AD" userName="Suzanne Zuber (Aditi Consulting)"/>
        <t:Anchor>
          <t:Comment id="1950842487"/>
        </t:Anchor>
        <t:Assign userId="S::susrivastava@microsoft.com::ee3f9444-61e7-47aa-af54-e4d0c14d7e55" userProvider="AD" userName="Sudeept Srivastava"/>
      </t:Event>
      <t:Event id="{38F8310A-2DCA-40DC-9121-691F0C207BAC}" time="2021-11-18T17:51:02.851Z">
        <t:Attribution userId="S::v-szuber@microsoft.com::4a96915b-f1d3-4bac-a77b-80bf0ecf9490" userProvider="AD" userName="Suzanne Zuber (Aditi Consulting)"/>
        <t:Anchor>
          <t:Comment id="1950842487"/>
        </t:Anchor>
        <t:SetTitle title="@Sudeept Srivastava what script is this referencing?"/>
      </t:Event>
      <t:Event id="{0121E7BA-58EF-4199-AB2A-2B1461422AA6}" time="2021-11-22T06:11:29.592Z">
        <t:Attribution userId="S::susrivastava@microsoft.com::ee3f9444-61e7-47aa-af54-e4d0c14d7e55" userProvider="AD" userName="Sudeept Srivastava"/>
        <t:Anchor>
          <t:Comment id="405404589"/>
        </t:Anchor>
        <t:UnassignAll/>
      </t:Event>
      <t:Event id="{C404FAD7-9A82-489B-A84A-D401296AF483}" time="2021-11-22T06:11:29.592Z">
        <t:Attribution userId="S::susrivastava@microsoft.com::ee3f9444-61e7-47aa-af54-e4d0c14d7e55" userProvider="AD" userName="Sudeept Srivastava"/>
        <t:Anchor>
          <t:Comment id="405404589"/>
        </t:Anchor>
        <t:Assign userId="S::v-szuber@microsoft.com::4a96915b-f1d3-4bac-a77b-80bf0ecf9490" userProvider="AD" userName="Suzanne Zuber (Aditi Consulting)"/>
      </t:Event>
    </t:History>
  </t:Task>
  <t:Task id="{A51D8AF2-EE21-4018-B51A-7326C9186C89}">
    <t:Anchor>
      <t:Comment id="1394896942"/>
    </t:Anchor>
    <t:History>
      <t:Event id="{6D2BD319-57A5-4BFB-8334-B294F87EFBD6}" time="2021-11-17T10:02:25.643Z">
        <t:Attribution userId="S::susrivastava@microsoft.com::ee3f9444-61e7-47aa-af54-e4d0c14d7e55" userProvider="AD" userName="Sudeept Srivastava"/>
        <t:Anchor>
          <t:Comment id="1394896942"/>
        </t:Anchor>
        <t:Create/>
      </t:Event>
      <t:Event id="{AEF4F8A1-833F-45EC-9068-5ACE18453C89}" time="2021-11-17T10:02:25.643Z">
        <t:Attribution userId="S::susrivastava@microsoft.com::ee3f9444-61e7-47aa-af54-e4d0c14d7e55" userProvider="AD" userName="Sudeept Srivastava"/>
        <t:Anchor>
          <t:Comment id="1394896942"/>
        </t:Anchor>
        <t:Assign userId="S::v-szuber@microsoft.com::4a96915b-f1d3-4bac-a77b-80bf0ecf9490" userProvider="AD" userName="Suzanne Zuber (Aditi Consulting)"/>
      </t:Event>
      <t:Event id="{A530132E-CDDA-42CC-9119-3DD54E341BD7}" time="2021-11-17T10:02:25.643Z">
        <t:Attribution userId="S::susrivastava@microsoft.com::ee3f9444-61e7-47aa-af54-e4d0c14d7e55" userProvider="AD" userName="Sudeept Srivastava"/>
        <t:Anchor>
          <t:Comment id="1394896942"/>
        </t:Anchor>
        <t:SetTitle title="@Suzanne Zuber (Aditi Consulting) start of RBAC document section"/>
      </t:Event>
      <t:Event id="{B4984F46-CD0A-4AB7-A3B4-0B7BC71A50F3}" time="2022-01-11T03:57:50.647Z">
        <t:Attribution userId="S::susrivastava@microsoft.com::ee3f9444-61e7-47aa-af54-e4d0c14d7e55" userProvider="AD" userName="Sudeept Srivastava"/>
        <t:Progress percentComplete="100"/>
      </t:Event>
    </t:History>
  </t:Task>
  <t:Task id="{9ED3553B-88C8-4DC1-978D-DA82AC10A49E}">
    <t:Anchor>
      <t:Comment id="628854393"/>
    </t:Anchor>
    <t:History>
      <t:Event id="{26BFD82C-CBE9-4FA7-A26B-D461E360FA5B}" time="2022-01-04T21:15:23.479Z">
        <t:Attribution userId="S::v-szuber@microsoft.com::4a96915b-f1d3-4bac-a77b-80bf0ecf9490" userProvider="AD" userName="Suzanne Zuber (Aditi Consulting)"/>
        <t:Anchor>
          <t:Comment id="628854393"/>
        </t:Anchor>
        <t:Create/>
      </t:Event>
      <t:Event id="{E5914653-26E1-4EB9-9CE7-695C39834BCF}" time="2022-01-04T21:15:23.479Z">
        <t:Attribution userId="S::v-szuber@microsoft.com::4a96915b-f1d3-4bac-a77b-80bf0ecf9490" userProvider="AD" userName="Suzanne Zuber (Aditi Consulting)"/>
        <t:Anchor>
          <t:Comment id="628854393"/>
        </t:Anchor>
        <t:Assign userId="S::susrivastava@microsoft.com::ee3f9444-61e7-47aa-af54-e4d0c14d7e55" userProvider="AD" userName="Sudeept Srivastava"/>
      </t:Event>
      <t:Event id="{AC4AC424-4BDC-4BA8-AAC1-90D3F064CC73}" time="2022-01-04T21:15:23.479Z">
        <t:Attribution userId="S::v-szuber@microsoft.com::4a96915b-f1d3-4bac-a77b-80bf0ecf9490" userProvider="AD" userName="Suzanne Zuber (Aditi Consulting)"/>
        <t:Anchor>
          <t:Comment id="628854393"/>
        </t:Anchor>
        <t:SetTitle title="@Sudeept Srivastava this link doesn't go to a specific page. Please take a look and update the url, thanks."/>
      </t:Event>
      <t:Event id="{2E2BEA17-BC48-43C0-B5E1-658E58065D61}" time="2022-01-06T06:24:46.993Z">
        <t:Attribution userId="S::susrivastava@microsoft.com::ee3f9444-61e7-47aa-af54-e4d0c14d7e55" userProvider="AD" userName="Sudeept Srivastava"/>
        <t:Anchor>
          <t:Comment id="1284042268"/>
        </t:Anchor>
        <t:UnassignAll/>
      </t:Event>
      <t:Event id="{75BAD126-810E-4B09-BE30-84D70D52F321}" time="2022-01-06T06:24:46.993Z">
        <t:Attribution userId="S::susrivastava@microsoft.com::ee3f9444-61e7-47aa-af54-e4d0c14d7e55" userProvider="AD" userName="Sudeept Srivastava"/>
        <t:Anchor>
          <t:Comment id="1284042268"/>
        </t:Anchor>
        <t:Assign userId="S::v-szuber@microsoft.com::4a96915b-f1d3-4bac-a77b-80bf0ecf9490" userProvider="AD" userName="Suzanne Zuber (Aditi Consulting)"/>
      </t:Event>
      <t:Event id="{3B2D0FDC-4057-46C4-AFD2-F8A653B5ABFF}" time="2022-01-06T06:24:50.737Z">
        <t:Attribution userId="S::susrivastava@microsoft.com::ee3f9444-61e7-47aa-af54-e4d0c14d7e55" userProvider="AD" userName="Sudeept Srivastava"/>
        <t:Progress percentComplete="100"/>
      </t:Event>
    </t:History>
  </t:Task>
  <t:Task id="{B17EAA1D-A925-41B1-B406-95DBBE67A848}">
    <t:Anchor>
      <t:Comment id="1306205456"/>
    </t:Anchor>
    <t:History>
      <t:Event id="{A22E98DC-40CE-497B-B96E-AB9541B203B0}" time="2021-11-18T18:12:19.495Z">
        <t:Attribution userId="S::v-szuber@microsoft.com::4a96915b-f1d3-4bac-a77b-80bf0ecf9490" userProvider="AD" userName="Suzanne Zuber (Aditi Consulting)"/>
        <t:Anchor>
          <t:Comment id="1306205456"/>
        </t:Anchor>
        <t:Create/>
      </t:Event>
      <t:Event id="{89B1D6EA-BD32-4D28-AE05-938718141D55}" time="2021-11-18T18:12:19.495Z">
        <t:Attribution userId="S::v-szuber@microsoft.com::4a96915b-f1d3-4bac-a77b-80bf0ecf9490" userProvider="AD" userName="Suzanne Zuber (Aditi Consulting)"/>
        <t:Anchor>
          <t:Comment id="1306205456"/>
        </t:Anchor>
        <t:Assign userId="S::susrivastava@microsoft.com::ee3f9444-61e7-47aa-af54-e4d0c14d7e55" userProvider="AD" userName="Sudeept Srivastava"/>
      </t:Event>
      <t:Event id="{0DB26B87-9BAC-4F9E-AE26-5393B75F354F}" time="2021-11-18T18:12:19.495Z">
        <t:Attribution userId="S::v-szuber@microsoft.com::4a96915b-f1d3-4bac-a77b-80bf0ecf9490" userProvider="AD" userName="Suzanne Zuber (Aditi Consulting)"/>
        <t:Anchor>
          <t:Comment id="1306205456"/>
        </t:Anchor>
        <t:SetTitle title="@Sudeept Srivastava the screenshot can be replaced with the verbiage I added above it."/>
      </t:Event>
      <t:Event id="{A1E1B060-92A0-4C8F-920B-BECCE18EF8D8}" time="2021-11-22T08:37:48.757Z">
        <t:Attribution userId="S::susrivastava@microsoft.com::ee3f9444-61e7-47aa-af54-e4d0c14d7e55" userProvider="AD" userName="Sudeept Srivastava"/>
        <t:Anchor>
          <t:Comment id="550996849"/>
        </t:Anchor>
        <t:UnassignAll/>
      </t:Event>
      <t:Event id="{31BB1208-FC6E-421F-A4CF-4A84279362FC}" time="2021-11-22T08:37:48.757Z">
        <t:Attribution userId="S::susrivastava@microsoft.com::ee3f9444-61e7-47aa-af54-e4d0c14d7e55" userProvider="AD" userName="Sudeept Srivastava"/>
        <t:Anchor>
          <t:Comment id="550996849"/>
        </t:Anchor>
        <t:Assign userId="S::v-szuber@microsoft.com::4a96915b-f1d3-4bac-a77b-80bf0ecf9490" userProvider="AD" userName="Suzanne Zuber (Aditi Consulting)"/>
      </t:Event>
    </t:History>
  </t:Task>
  <t:Task id="{4AAF85E1-82BD-4FD3-8AAC-AC396F2BB4D6}">
    <t:Anchor>
      <t:Comment id="605524611"/>
    </t:Anchor>
    <t:History>
      <t:Event id="{AB859A0A-0966-40E9-A679-76ADB2F61D4C}" time="2021-12-14T23:06:23.309Z">
        <t:Attribution userId="S::v-szuber@microsoft.com::4a96915b-f1d3-4bac-a77b-80bf0ecf9490" userProvider="AD" userName="Suzanne Zuber (Aditi Consulting)"/>
        <t:Anchor>
          <t:Comment id="605524611"/>
        </t:Anchor>
        <t:Create/>
      </t:Event>
      <t:Event id="{947FEA9A-55A0-496D-8E10-1F9FFACD351B}" time="2021-12-14T23:06:23.309Z">
        <t:Attribution userId="S::v-szuber@microsoft.com::4a96915b-f1d3-4bac-a77b-80bf0ecf9490" userProvider="AD" userName="Suzanne Zuber (Aditi Consulting)"/>
        <t:Anchor>
          <t:Comment id="605524611"/>
        </t:Anchor>
        <t:Assign userId="S::susrivastava@microsoft.com::ee3f9444-61e7-47aa-af54-e4d0c14d7e55" userProvider="AD" userName="Sudeept Srivastava"/>
      </t:Event>
      <t:Event id="{8A56CB50-76A3-4079-AFA5-763D921EA50C}" time="2021-12-14T23:06:23.309Z">
        <t:Attribution userId="S::v-szuber@microsoft.com::4a96915b-f1d3-4bac-a77b-80bf0ecf9490" userProvider="AD" userName="Suzanne Zuber (Aditi Consulting)"/>
        <t:Anchor>
          <t:Comment id="605524611"/>
        </t:Anchor>
        <t:SetTitle title="@Sudeept Srivastava What's a blade in this context? This is the only technical description I found Blade server: definition, features and benefits - Notes Read"/>
      </t:Event>
      <t:Event id="{F3965E2A-EF01-4F36-B274-B7585A45C819}" time="2022-01-03T05:28:55.199Z">
        <t:Attribution userId="S::susrivastava@microsoft.com::ee3f9444-61e7-47aa-af54-e4d0c14d7e55" userProvider="AD" userName="Sudeept Srivastava"/>
        <t:Progress percentComplete="100"/>
      </t:Event>
    </t:History>
  </t:Task>
  <t:Task id="{438E0B96-47BD-4382-A846-E2C98394D7F0}">
    <t:Anchor>
      <t:Comment id="1962424807"/>
    </t:Anchor>
    <t:History>
      <t:Event id="{5551F09C-EF76-4162-B45D-CE5402D50B89}" time="2021-11-17T10:03:47.429Z">
        <t:Attribution userId="S::susrivastava@microsoft.com::ee3f9444-61e7-47aa-af54-e4d0c14d7e55" userProvider="AD" userName="Sudeept Srivastava"/>
        <t:Anchor>
          <t:Comment id="1962424807"/>
        </t:Anchor>
        <t:Create/>
      </t:Event>
      <t:Event id="{F10CB986-D667-4A1A-BCCE-34C7252AC1A5}" time="2021-11-17T10:03:47.429Z">
        <t:Attribution userId="S::susrivastava@microsoft.com::ee3f9444-61e7-47aa-af54-e4d0c14d7e55" userProvider="AD" userName="Sudeept Srivastava"/>
        <t:Anchor>
          <t:Comment id="1962424807"/>
        </t:Anchor>
        <t:Assign userId="S::v-szuber@microsoft.com::4a96915b-f1d3-4bac-a77b-80bf0ecf9490" userProvider="AD" userName="Suzanne Zuber (Aditi Consulting)"/>
      </t:Event>
      <t:Event id="{1D324440-373A-4B38-B30C-E9A79017216D}" time="2021-11-17T10:03:47.429Z">
        <t:Attribution userId="S::susrivastava@microsoft.com::ee3f9444-61e7-47aa-af54-e4d0c14d7e55" userProvider="AD" userName="Sudeept Srivastava"/>
        <t:Anchor>
          <t:Comment id="1962424807"/>
        </t:Anchor>
        <t:SetTitle title="@Suzanne Zuber (Aditi Consulting) end of RBAC section for documentation"/>
      </t:Event>
      <t:Event id="{B4F1D979-0DE4-4DDB-B9BC-30BD44CF8D25}" time="2022-01-11T11:18:42.175Z">
        <t:Attribution userId="S::susrivastava@microsoft.com::ee3f9444-61e7-47aa-af54-e4d0c14d7e55" userProvider="AD" userName="Sudeept Srivastava"/>
        <t:Progress percentComplete="100"/>
      </t:Event>
    </t:History>
  </t:Task>
  <t:Task id="{E47E4F07-B112-4BF7-B236-CF1097AD872A}">
    <t:Anchor>
      <t:Comment id="64577340"/>
    </t:Anchor>
    <t:History>
      <t:Event id="{AA725DA0-9540-4758-98C5-CD4DA1CDB453}" time="2021-12-01T20:23:51.218Z">
        <t:Attribution userId="S::v-szuber@microsoft.com::4a96915b-f1d3-4bac-a77b-80bf0ecf9490" userProvider="AD" userName="Suzanne Zuber (Aditi Consulting)"/>
        <t:Anchor>
          <t:Comment id="64577340"/>
        </t:Anchor>
        <t:Create/>
      </t:Event>
      <t:Event id="{F8284D4F-C23B-4B38-8C01-0CA6F466AB96}" time="2021-12-01T20:23:51.218Z">
        <t:Attribution userId="S::v-szuber@microsoft.com::4a96915b-f1d3-4bac-a77b-80bf0ecf9490" userProvider="AD" userName="Suzanne Zuber (Aditi Consulting)"/>
        <t:Anchor>
          <t:Comment id="64577340"/>
        </t:Anchor>
        <t:Assign userId="S::susrivastava@microsoft.com::ee3f9444-61e7-47aa-af54-e4d0c14d7e55" userProvider="AD" userName="Sudeept Srivastava"/>
      </t:Event>
      <t:Event id="{E03DCA8F-D652-4F32-9F53-7DC8AC0C1891}" time="2021-12-01T20:23:51.218Z">
        <t:Attribution userId="S::v-szuber@microsoft.com::4a96915b-f1d3-4bac-a77b-80bf0ecf9490" userProvider="AD" userName="Suzanne Zuber (Aditi Consulting)"/>
        <t:Anchor>
          <t:Comment id="64577340"/>
        </t:Anchor>
        <t:SetTitle title="@Sudeept Srivastava do these bullets refer to all templates or just the Windows template?"/>
      </t:Event>
      <t:Event id="{1FD1ABBC-5F93-4805-B2B6-7291F3E6746D}" time="2021-12-02T07:16:50.265Z">
        <t:Attribution userId="S::susrivastava@microsoft.com::ee3f9444-61e7-47aa-af54-e4d0c14d7e55" userProvider="AD" userName="Sudeept Srivastava"/>
        <t:Anchor>
          <t:Comment id="2136984683"/>
        </t:Anchor>
        <t:UnassignAll/>
      </t:Event>
      <t:Event id="{3348D8EB-DD25-46F1-B8D0-5CD318269F33}" time="2021-12-02T07:16:50.265Z">
        <t:Attribution userId="S::susrivastava@microsoft.com::ee3f9444-61e7-47aa-af54-e4d0c14d7e55" userProvider="AD" userName="Sudeept Srivastava"/>
        <t:Anchor>
          <t:Comment id="2136984683"/>
        </t:Anchor>
        <t:Assign userId="S::v-szuber@microsoft.com::4a96915b-f1d3-4bac-a77b-80bf0ecf9490" userProvider="AD" userName="Suzanne Zuber (Aditi Consulting)"/>
      </t:Event>
      <t:Event id="{0797B04F-BB80-4B94-8ED7-1B5A62A224BD}" time="2021-12-02T07:16:56.992Z">
        <t:Attribution userId="S::susrivastava@microsoft.com::ee3f9444-61e7-47aa-af54-e4d0c14d7e55" userProvider="AD" userName="Sudeept Srivastava"/>
        <t:Progress percentComplete="100"/>
      </t:Event>
    </t:History>
  </t:Task>
  <t:Task id="{FBEF5A43-ECED-4806-BC9F-245C4706265F}">
    <t:Anchor>
      <t:Comment id="721049888"/>
    </t:Anchor>
    <t:History>
      <t:Event id="{FF43D705-FCC3-4C89-8386-7DD59ADCB7BC}" time="2021-11-17T19:07:56.252Z">
        <t:Attribution userId="S::v-szuber@microsoft.com::4a96915b-f1d3-4bac-a77b-80bf0ecf9490" userProvider="AD" userName="Suzanne Zuber (Aditi Consulting)"/>
        <t:Anchor>
          <t:Comment id="721049888"/>
        </t:Anchor>
        <t:Create/>
      </t:Event>
      <t:Event id="{92C5DCD6-F105-4102-8AF3-09A9963C2775}" time="2021-11-17T19:07:56.252Z">
        <t:Attribution userId="S::v-szuber@microsoft.com::4a96915b-f1d3-4bac-a77b-80bf0ecf9490" userProvider="AD" userName="Suzanne Zuber (Aditi Consulting)"/>
        <t:Anchor>
          <t:Comment id="721049888"/>
        </t:Anchor>
        <t:Assign userId="S::susrivastava@microsoft.com::ee3f9444-61e7-47aa-af54-e4d0c14d7e55" userProvider="AD" userName="Sudeept Srivastava"/>
      </t:Event>
      <t:Event id="{24F9B92A-EC06-4E64-A333-A75998F7A715}" time="2021-11-17T19:07:56.252Z">
        <t:Attribution userId="S::v-szuber@microsoft.com::4a96915b-f1d3-4bac-a77b-80bf0ecf9490" userProvider="AD" userName="Suzanne Zuber (Aditi Consulting)"/>
        <t:Anchor>
          <t:Comment id="721049888"/>
        </t:Anchor>
        <t:SetTitle title="@Sudeept Srivastava I would suggest changing 'whitelisting' to &quot;enrolled&quot; unless the former is a technical term(?)"/>
      </t:Event>
      <t:Event id="{F9C53676-5D53-4FE7-A488-8CF6A750D82C}" time="2021-11-18T06:20:51.556Z">
        <t:Attribution userId="S::susrivastava@microsoft.com::ee3f9444-61e7-47aa-af54-e4d0c14d7e55" userProvider="AD" userName="Sudeept Srivastava"/>
        <t:Anchor>
          <t:Comment id="65808962"/>
        </t:Anchor>
        <t:UnassignAll/>
      </t:Event>
      <t:Event id="{1924E58A-9D2D-40D0-BDBE-8273EE086C11}" time="2021-11-18T06:20:51.556Z">
        <t:Attribution userId="S::susrivastava@microsoft.com::ee3f9444-61e7-47aa-af54-e4d0c14d7e55" userProvider="AD" userName="Sudeept Srivastava"/>
        <t:Anchor>
          <t:Comment id="65808962"/>
        </t:Anchor>
        <t:Assign userId="S::v-szuber@microsoft.com::4a96915b-f1d3-4bac-a77b-80bf0ecf9490" userProvider="AD" userName="Suzanne Zuber (Aditi Consulting)"/>
      </t:Event>
      <t:Event id="{1C23214B-A9E6-430B-8012-EA1F88F6853E}" time="2021-11-30T06:43:21.127Z">
        <t:Attribution userId="S::susrivastava@microsoft.com::ee3f9444-61e7-47aa-af54-e4d0c14d7e55" userProvider="AD" userName="Sudeept Srivastava"/>
        <t:Progress percentComplete="100"/>
      </t:Event>
    </t:History>
  </t:Task>
  <t:Task id="{57069B0F-A2B5-4837-8B65-4A7152A77F91}">
    <t:Anchor>
      <t:Comment id="117761694"/>
    </t:Anchor>
    <t:History>
      <t:Event id="{1A49F263-03FB-47FE-A7E7-63A8BAE3929C}" time="2021-11-17T23:39:29.188Z">
        <t:Attribution userId="S::v-szuber@microsoft.com::4a96915b-f1d3-4bac-a77b-80bf0ecf9490" userProvider="AD" userName="Suzanne Zuber (Aditi Consulting)"/>
        <t:Anchor>
          <t:Comment id="117761694"/>
        </t:Anchor>
        <t:Create/>
      </t:Event>
      <t:Event id="{C22EA6D6-2EA8-443A-A1E6-68701E8C2328}" time="2021-11-17T23:39:29.188Z">
        <t:Attribution userId="S::v-szuber@microsoft.com::4a96915b-f1d3-4bac-a77b-80bf0ecf9490" userProvider="AD" userName="Suzanne Zuber (Aditi Consulting)"/>
        <t:Anchor>
          <t:Comment id="117761694"/>
        </t:Anchor>
        <t:Assign userId="S::susrivastava@microsoft.com::ee3f9444-61e7-47aa-af54-e4d0c14d7e55" userProvider="AD" userName="Sudeept Srivastava"/>
      </t:Event>
      <t:Event id="{3963086A-2B8F-4024-BCF3-1EAA83F03182}" time="2021-11-17T23:39:29.188Z">
        <t:Attribution userId="S::v-szuber@microsoft.com::4a96915b-f1d3-4bac-a77b-80bf0ecf9490" userProvider="AD" userName="Suzanne Zuber (Aditi Consulting)"/>
        <t:Anchor>
          <t:Comment id="117761694"/>
        </t:Anchor>
        <t:SetTitle title="@Sudeept Srivastava Is this the onboarding section for the new section title of &quot;Enable Arc for Azure VMware Solution&quot;?"/>
      </t:Event>
      <t:Event id="{A5031267-6713-4D97-8F27-F27440D97A48}" time="2021-11-18T06:08:22.4Z">
        <t:Attribution userId="S::susrivastava@microsoft.com::ee3f9444-61e7-47aa-af54-e4d0c14d7e55" userProvider="AD" userName="Sudeept Srivastava"/>
        <t:Anchor>
          <t:Comment id="858072673"/>
        </t:Anchor>
        <t:UnassignAll/>
      </t:Event>
      <t:Event id="{708CD27B-9CE8-47A8-BA78-F2628E8395C3}" time="2021-11-18T06:08:22.4Z">
        <t:Attribution userId="S::susrivastava@microsoft.com::ee3f9444-61e7-47aa-af54-e4d0c14d7e55" userProvider="AD" userName="Sudeept Srivastava"/>
        <t:Anchor>
          <t:Comment id="858072673"/>
        </t:Anchor>
        <t:Assign userId="S::v-szuber@microsoft.com::4a96915b-f1d3-4bac-a77b-80bf0ecf9490" userProvider="AD" userName="Suzanne Zuber (Aditi Consulting)"/>
      </t:Event>
    </t:History>
  </t:Task>
  <t:Task id="{95ECC47A-0C9B-4E8C-87B0-848BB4C49142}">
    <t:Anchor>
      <t:Comment id="1068914069"/>
    </t:Anchor>
    <t:History>
      <t:Event id="{41E2377E-DCCB-495F-BA7B-4B4CF7F15038}" time="2022-01-26T17:43:59.375Z">
        <t:Attribution userId="S::v-szuber@microsoft.com::4a96915b-f1d3-4bac-a77b-80bf0ecf9490" userProvider="AD" userName="Suzanne Zuber (Aditi Consulting)"/>
        <t:Anchor>
          <t:Comment id="1068914069"/>
        </t:Anchor>
        <t:Create/>
      </t:Event>
      <t:Event id="{D8C00CF2-8DBD-4561-853C-C1C4454F2E18}" time="2022-01-26T17:43:59.375Z">
        <t:Attribution userId="S::v-szuber@microsoft.com::4a96915b-f1d3-4bac-a77b-80bf0ecf9490" userProvider="AD" userName="Suzanne Zuber (Aditi Consulting)"/>
        <t:Anchor>
          <t:Comment id="1068914069"/>
        </t:Anchor>
        <t:Assign userId="S::snmuvva@microsoft.com::95f82e68-d543-4ade-bbca-9211ea484d99" userProvider="AD" userName="Snehith Muvva"/>
      </t:Event>
      <t:Event id="{A9250B01-7E52-44FD-9089-C0D226CE8747}" time="2022-01-26T17:43:59.375Z">
        <t:Attribution userId="S::v-szuber@microsoft.com::4a96915b-f1d3-4bac-a77b-80bf0ecf9490" userProvider="AD" userName="Suzanne Zuber (Aditi Consulting)"/>
        <t:Anchor>
          <t:Comment id="1068914069"/>
        </t:Anchor>
        <t:SetTitle title="@Snehith Muvva Please review the preview article and provide feedback, thank you."/>
      </t:Event>
    </t:History>
  </t:Task>
  <t:Task id="{B1469F84-4409-4F15-9BF9-7FBE70A74F25}">
    <t:Anchor>
      <t:Comment id="70331358"/>
    </t:Anchor>
    <t:History>
      <t:Event id="{7C2ADF74-F091-40BE-AA39-24256D348458}" time="2021-11-17T23:47:32.2Z">
        <t:Attribution userId="S::v-szuber@microsoft.com::4a96915b-f1d3-4bac-a77b-80bf0ecf9490" userProvider="AD" userName="Suzanne Zuber (Aditi Consulting)"/>
        <t:Anchor>
          <t:Comment id="70331358"/>
        </t:Anchor>
        <t:Create/>
      </t:Event>
      <t:Event id="{DBB67F1D-C3FB-4619-9D25-29BF80D3E6B9}" time="2021-11-17T23:47:32.2Z">
        <t:Attribution userId="S::v-szuber@microsoft.com::4a96915b-f1d3-4bac-a77b-80bf0ecf9490" userProvider="AD" userName="Suzanne Zuber (Aditi Consulting)"/>
        <t:Anchor>
          <t:Comment id="70331358"/>
        </t:Anchor>
        <t:Assign userId="S::susrivastava@microsoft.com::ee3f9444-61e7-47aa-af54-e4d0c14d7e55" userProvider="AD" userName="Sudeept Srivastava"/>
      </t:Event>
      <t:Event id="{DAC419C8-0C2B-44C9-AB3E-A0282550B8A0}" time="2021-11-17T23:47:32.2Z">
        <t:Attribution userId="S::v-szuber@microsoft.com::4a96915b-f1d3-4bac-a77b-80bf0ecf9490" userProvider="AD" userName="Suzanne Zuber (Aditi Consulting)"/>
        <t:Anchor>
          <t:Comment id="70331358"/>
        </t:Anchor>
        <t:SetTitle title="@Sudeept Srivastava is this the section for the new H2 &quot;How to deploy Azure Arc&quot; ?"/>
      </t:Event>
      <t:Event id="{483AD4AF-B3F4-4831-976C-B2F75E80C1A4}" time="2021-11-18T06:18:10.374Z">
        <t:Attribution userId="S::susrivastava@microsoft.com::ee3f9444-61e7-47aa-af54-e4d0c14d7e55" userProvider="AD" userName="Sudeept Srivastava"/>
        <t:Anchor>
          <t:Comment id="627767054"/>
        </t:Anchor>
        <t:UnassignAll/>
      </t:Event>
      <t:Event id="{56A1BF8A-10B6-4F29-9662-B85DF1F30A70}" time="2021-11-18T06:18:10.374Z">
        <t:Attribution userId="S::susrivastava@microsoft.com::ee3f9444-61e7-47aa-af54-e4d0c14d7e55" userProvider="AD" userName="Sudeept Srivastava"/>
        <t:Anchor>
          <t:Comment id="627767054"/>
        </t:Anchor>
        <t:Assign userId="S::v-szuber@microsoft.com::4a96915b-f1d3-4bac-a77b-80bf0ecf9490" userProvider="AD" userName="Suzanne Zuber (Aditi Consulting)"/>
      </t:Event>
      <t:Event id="{E1D586E8-2AC7-4AF3-A480-59211E4202D3}" time="2021-11-30T06:46:39.217Z">
        <t:Attribution userId="S::susrivastava@microsoft.com::ee3f9444-61e7-47aa-af54-e4d0c14d7e55" userProvider="AD" userName="Sudeept Srivastava"/>
        <t:Progress percentComplete="100"/>
      </t:Event>
    </t:History>
  </t:Task>
  <t:Task id="{C81BB1ED-C610-46C5-B14D-20C8AA9F6A77}">
    <t:Anchor>
      <t:Comment id="261984980"/>
    </t:Anchor>
    <t:History>
      <t:Event id="{B1962030-3492-4F52-A00B-13AAE81867A3}" time="2021-11-18T17:40:04.341Z">
        <t:Attribution userId="S::v-szuber@microsoft.com::4a96915b-f1d3-4bac-a77b-80bf0ecf9490" userProvider="AD" userName="Suzanne Zuber (Aditi Consulting)"/>
        <t:Anchor>
          <t:Comment id="261984980"/>
        </t:Anchor>
        <t:Create/>
      </t:Event>
      <t:Event id="{9187453F-E58A-49C2-A6EF-BD9E2A940015}" time="2021-11-18T17:40:04.341Z">
        <t:Attribution userId="S::v-szuber@microsoft.com::4a96915b-f1d3-4bac-a77b-80bf0ecf9490" userProvider="AD" userName="Suzanne Zuber (Aditi Consulting)"/>
        <t:Anchor>
          <t:Comment id="261984980"/>
        </t:Anchor>
        <t:Assign userId="S::susrivastava@microsoft.com::ee3f9444-61e7-47aa-af54-e4d0c14d7e55" userProvider="AD" userName="Sudeept Srivastava"/>
      </t:Event>
      <t:Event id="{7F743D47-D23A-4F1F-A5F2-54C08D7006E5}" time="2021-11-18T17:40:04.341Z">
        <t:Attribution userId="S::v-szuber@microsoft.com::4a96915b-f1d3-4bac-a77b-80bf0ecf9490" userProvider="AD" userName="Suzanne Zuber (Aditi Consulting)"/>
        <t:Anchor>
          <t:Comment id="261984980"/>
        </t:Anchor>
        <t:SetTitle title="@Sudeept Srivastava is this a requirement for public preview as well?"/>
      </t:Event>
      <t:Event id="{5630E38B-8FDB-4E3A-BFD4-04E03F623A04}" time="2021-11-22T06:07:50.761Z">
        <t:Attribution userId="S::susrivastava@microsoft.com::ee3f9444-61e7-47aa-af54-e4d0c14d7e55" userProvider="AD" userName="Sudeept Srivastava"/>
        <t:Anchor>
          <t:Comment id="1295015410"/>
        </t:Anchor>
        <t:UnassignAll/>
      </t:Event>
      <t:Event id="{0CC85AAB-F3E5-49BD-95BC-5A2EE2B57A07}" time="2021-11-22T06:07:50.761Z">
        <t:Attribution userId="S::susrivastava@microsoft.com::ee3f9444-61e7-47aa-af54-e4d0c14d7e55" userProvider="AD" userName="Sudeept Srivastava"/>
        <t:Anchor>
          <t:Comment id="1295015410"/>
        </t:Anchor>
        <t:Assign userId="S::v-szuber@microsoft.com::4a96915b-f1d3-4bac-a77b-80bf0ecf9490" userProvider="AD" userName="Suzanne Zuber (Aditi Consulting)"/>
      </t:Event>
      <t:Event id="{2242EE53-9E85-48E1-ACE6-9ECFC72F4D35}" time="2021-11-30T06:43:31.73Z">
        <t:Attribution userId="S::susrivastava@microsoft.com::ee3f9444-61e7-47aa-af54-e4d0c14d7e55" userProvider="AD" userName="Sudeept Srivastava"/>
        <t:Progress percentComplete="100"/>
      </t:Event>
    </t:History>
  </t:Task>
  <t:Task id="{AD691BC8-DF9E-4C6D-BD34-664DE5A7C6E6}">
    <t:Anchor>
      <t:Comment id="1280487234"/>
    </t:Anchor>
    <t:History>
      <t:Event id="{C29356F8-F2E1-4897-BB40-F0E09AB452BF}" time="2022-01-04T17:19:12.852Z">
        <t:Attribution userId="S::v-szuber@microsoft.com::4a96915b-f1d3-4bac-a77b-80bf0ecf9490" userProvider="AD" userName="Suzanne Zuber (Aditi Consulting)"/>
        <t:Anchor>
          <t:Comment id="1280487234"/>
        </t:Anchor>
        <t:Create/>
      </t:Event>
      <t:Event id="{7B7F0209-076C-476A-8CB4-EAA8503058B3}" time="2022-01-04T17:19:12.852Z">
        <t:Attribution userId="S::v-szuber@microsoft.com::4a96915b-f1d3-4bac-a77b-80bf0ecf9490" userProvider="AD" userName="Suzanne Zuber (Aditi Consulting)"/>
        <t:Anchor>
          <t:Comment id="1280487234"/>
        </t:Anchor>
        <t:Assign userId="S::susrivastava@microsoft.com::ee3f9444-61e7-47aa-af54-e4d0c14d7e55" userProvider="AD" userName="Sudeept Srivastava"/>
      </t:Event>
      <t:Event id="{2F011D3C-F07E-4233-A607-30A6E44FB676}" time="2022-01-04T17:19:12.852Z">
        <t:Attribution userId="S::v-szuber@microsoft.com::4a96915b-f1d3-4bac-a77b-80bf0ecf9490" userProvider="AD" userName="Suzanne Zuber (Aditi Consulting)"/>
        <t:Anchor>
          <t:Comment id="1280487234"/>
        </t:Anchor>
        <t:SetTitle title="@Sudeept Srivastava What is this referring to? &quot;Check the helm&quot;"/>
      </t:Event>
      <t:Event id="{1CF85186-D095-4F9C-9EEA-2190CDB7DCD3}" time="2022-01-04T18:11:43.841Z">
        <t:Attribution userId="S::susrivastava@microsoft.com::ee3f9444-61e7-47aa-af54-e4d0c14d7e55" userProvider="AD" userName="Sudeept Srivastava"/>
        <t:Anchor>
          <t:Comment id="2100890147"/>
        </t:Anchor>
        <t:UnassignAll/>
      </t:Event>
      <t:Event id="{478C180C-A3BC-454A-8737-CAD8C0CEF6F2}" time="2022-01-04T18:11:43.841Z">
        <t:Attribution userId="S::susrivastava@microsoft.com::ee3f9444-61e7-47aa-af54-e4d0c14d7e55" userProvider="AD" userName="Sudeept Srivastava"/>
        <t:Anchor>
          <t:Comment id="2100890147"/>
        </t:Anchor>
        <t:Assign userId="S::v-szuber@microsoft.com::4a96915b-f1d3-4bac-a77b-80bf0ecf9490" userProvider="AD" userName="Suzanne Zuber (Aditi Consulting)"/>
      </t:Event>
      <t:Event id="{A86B365E-B312-426C-B855-CA574D0A50E1}" time="2022-02-01T18:59:33.591Z">
        <t:Attribution userId="S::v-szuber@microsoft.com::4a96915b-f1d3-4bac-a77b-80bf0ecf9490" userProvider="AD" userName="Suzanne Zuber (Aditi Consulting)"/>
        <t:Progress percentComplete="100"/>
      </t:Event>
    </t:History>
  </t:Task>
  <t:Task id="{1649BDA3-AB61-49AE-8B31-9683628E770E}">
    <t:Anchor>
      <t:Comment id="1600145269"/>
    </t:Anchor>
    <t:History>
      <t:Event id="{50D15B58-64AD-496B-B6A8-942B8FE78CE1}" time="2021-11-18T17:41:35.575Z">
        <t:Attribution userId="S::v-szuber@microsoft.com::4a96915b-f1d3-4bac-a77b-80bf0ecf9490" userProvider="AD" userName="Suzanne Zuber (Aditi Consulting)"/>
        <t:Anchor>
          <t:Comment id="1600145269"/>
        </t:Anchor>
        <t:Create/>
      </t:Event>
      <t:Event id="{CF2D6693-E721-4FCC-A5B0-6ECA485BCD1C}" time="2021-11-18T17:41:35.575Z">
        <t:Attribution userId="S::v-szuber@microsoft.com::4a96915b-f1d3-4bac-a77b-80bf0ecf9490" userProvider="AD" userName="Suzanne Zuber (Aditi Consulting)"/>
        <t:Anchor>
          <t:Comment id="1600145269"/>
        </t:Anchor>
        <t:Assign userId="S::susrivastava@microsoft.com::ee3f9444-61e7-47aa-af54-e4d0c14d7e55" userProvider="AD" userName="Sudeept Srivastava"/>
      </t:Event>
      <t:Event id="{94F16DA1-D164-4B16-99FD-A34E582C5357}" time="2021-11-18T17:41:35.575Z">
        <t:Attribution userId="S::v-szuber@microsoft.com::4a96915b-f1d3-4bac-a77b-80bf0ecf9490" userProvider="AD" userName="Suzanne Zuber (Aditi Consulting)"/>
        <t:Anchor>
          <t:Comment id="1600145269"/>
        </t:Anchor>
        <t:SetTitle title="@Sudeept Srivastava Removing, This should not be here for public preview, only in private preview."/>
      </t:Event>
      <t:Event id="{FE4B30A2-ACC0-4594-9FCE-C0FFC9E0DB1F}" time="2021-11-30T06:43:02.432Z">
        <t:Attribution userId="S::susrivastava@microsoft.com::ee3f9444-61e7-47aa-af54-e4d0c14d7e55" userProvider="AD" userName="Sudeept Srivastava"/>
        <t:Progress percentComplete="100"/>
      </t:Event>
    </t:History>
  </t:Task>
  <t:Task id="{DB7FDD05-BFF5-471F-8EE2-DB8089A2677A}">
    <t:Anchor>
      <t:Comment id="874923658"/>
    </t:Anchor>
    <t:History>
      <t:Event id="{09789AFD-8E55-48D1-AD04-1DF2F18049FB}" time="2022-01-04T16:49:14.461Z">
        <t:Attribution userId="S::v-szuber@microsoft.com::4a96915b-f1d3-4bac-a77b-80bf0ecf9490" userProvider="AD" userName="Suzanne Zuber (Aditi Consulting)"/>
        <t:Anchor>
          <t:Comment id="874923658"/>
        </t:Anchor>
        <t:Create/>
      </t:Event>
      <t:Event id="{EC86104A-B017-4EF2-A4C5-3945DC237FD7}" time="2022-01-04T16:49:14.461Z">
        <t:Attribution userId="S::v-szuber@microsoft.com::4a96915b-f1d3-4bac-a77b-80bf0ecf9490" userProvider="AD" userName="Suzanne Zuber (Aditi Consulting)"/>
        <t:Anchor>
          <t:Comment id="874923658"/>
        </t:Anchor>
        <t:Assign userId="S::susrivastava@microsoft.com::ee3f9444-61e7-47aa-af54-e4d0c14d7e55" userProvider="AD" userName="Sudeept Srivastava"/>
      </t:Event>
      <t:Event id="{8BFFDB5F-87F4-44E4-BEA7-3A411B3F72FB}" time="2022-01-04T16:49:14.461Z">
        <t:Attribution userId="S::v-szuber@microsoft.com::4a96915b-f1d3-4bac-a77b-80bf0ecf9490" userProvider="AD" userName="Suzanne Zuber (Aditi Consulting)"/>
        <t:Anchor>
          <t:Comment id="874923658"/>
        </t:Anchor>
        <t:SetTitle title="@Sudeept Srivastava this sentence doesn't make sense. What is it trying to say?"/>
      </t:Event>
      <t:Event id="{72DCEBAC-61A5-4F82-82AA-D8BC140D6F75}" time="2022-01-04T18:14:04.689Z">
        <t:Attribution userId="S::susrivastava@microsoft.com::ee3f9444-61e7-47aa-af54-e4d0c14d7e55" userProvider="AD" userName="Sudeept Srivastava"/>
        <t:Anchor>
          <t:Comment id="2067635675"/>
        </t:Anchor>
        <t:UnassignAll/>
      </t:Event>
      <t:Event id="{D319DB50-ABDF-40C1-B623-E98EE1100A90}" time="2022-01-04T18:14:04.689Z">
        <t:Attribution userId="S::susrivastava@microsoft.com::ee3f9444-61e7-47aa-af54-e4d0c14d7e55" userProvider="AD" userName="Sudeept Srivastava"/>
        <t:Anchor>
          <t:Comment id="2067635675"/>
        </t:Anchor>
        <t:Assign userId="S::v-szuber@microsoft.com::4a96915b-f1d3-4bac-a77b-80bf0ecf9490" userProvider="AD" userName="Suzanne Zuber (Aditi Consulting)"/>
      </t:Event>
      <t:Event id="{B6E25501-ED67-4017-AA39-F63437502EA2}" time="2022-01-06T22:31:33.586Z">
        <t:Attribution userId="S::v-szuber@microsoft.com::4a96915b-f1d3-4bac-a77b-80bf0ecf9490" userProvider="AD" userName="Suzanne Zuber (Aditi Consulting)"/>
        <t:Progress percentComplete="100"/>
      </t:Event>
    </t:History>
  </t:Task>
  <t:Task id="{CDED392A-CDF1-4274-96E7-D6CA3734D37E}">
    <t:Anchor>
      <t:Comment id="292918202"/>
    </t:Anchor>
    <t:History>
      <t:Event id="{4C92C786-E615-41CE-AA5E-874719F2AAC7}" time="2021-11-18T17:45:12.425Z">
        <t:Attribution userId="S::v-szuber@microsoft.com::4a96915b-f1d3-4bac-a77b-80bf0ecf9490" userProvider="AD" userName="Suzanne Zuber (Aditi Consulting)"/>
        <t:Anchor>
          <t:Comment id="292918202"/>
        </t:Anchor>
        <t:Create/>
      </t:Event>
      <t:Event id="{BD2E8FD4-9F08-4FF1-BA2C-C35F3A48735A}" time="2021-11-18T17:45:12.425Z">
        <t:Attribution userId="S::v-szuber@microsoft.com::4a96915b-f1d3-4bac-a77b-80bf0ecf9490" userProvider="AD" userName="Suzanne Zuber (Aditi Consulting)"/>
        <t:Anchor>
          <t:Comment id="292918202"/>
        </t:Anchor>
        <t:Assign userId="S::susrivastava@microsoft.com::ee3f9444-61e7-47aa-af54-e4d0c14d7e55" userProvider="AD" userName="Sudeept Srivastava"/>
      </t:Event>
      <t:Event id="{E88C69C1-87AF-43FE-BBD1-6D371D4E3B75}" time="2021-11-18T17:45:12.425Z">
        <t:Attribution userId="S::v-szuber@microsoft.com::4a96915b-f1d3-4bac-a77b-80bf0ecf9490" userProvider="AD" userName="Suzanne Zuber (Aditi Consulting)"/>
        <t:Anchor>
          <t:Comment id="292918202"/>
        </t:Anchor>
        <t:SetTitle title="@Sudeept Srivastava for public preview, will these be automatically registered?"/>
      </t:Event>
      <t:Event id="{70FE2AB9-FB96-4809-B907-52E6CF721332}" time="2021-11-22T06:09:53.837Z">
        <t:Attribution userId="S::susrivastava@microsoft.com::ee3f9444-61e7-47aa-af54-e4d0c14d7e55" userProvider="AD" userName="Sudeept Srivastava"/>
        <t:Anchor>
          <t:Comment id="1662068174"/>
        </t:Anchor>
        <t:UnassignAll/>
      </t:Event>
      <t:Event id="{FBF56423-F96E-406D-BCF0-7B3EED4CF77E}" time="2021-11-22T06:09:53.837Z">
        <t:Attribution userId="S::susrivastava@microsoft.com::ee3f9444-61e7-47aa-af54-e4d0c14d7e55" userProvider="AD" userName="Sudeept Srivastava"/>
        <t:Anchor>
          <t:Comment id="1662068174"/>
        </t:Anchor>
        <t:Assign userId="S::v-szuber@microsoft.com::4a96915b-f1d3-4bac-a77b-80bf0ecf9490" userProvider="AD" userName="Suzanne Zuber (Aditi Consulting)"/>
      </t:Event>
      <t:Event id="{CA0BDA5E-2752-4147-BD85-BA7ED4467999}" time="2021-11-30T06:45:35.295Z">
        <t:Attribution userId="S::susrivastava@microsoft.com::ee3f9444-61e7-47aa-af54-e4d0c14d7e55" userProvider="AD" userName="Sudeept Srivastava"/>
        <t:Progress percentComplete="100"/>
      </t:Event>
    </t:History>
  </t:Task>
  <t:Task id="{918A79FA-B082-49AD-9AAF-62876387CBB7}">
    <t:Anchor>
      <t:Comment id="1280373487"/>
    </t:Anchor>
    <t:History>
      <t:Event id="{490EAAFB-95B7-4A8C-A975-4AC5F79CC5E0}" time="2021-11-25T05:35:20.727Z">
        <t:Attribution userId="S::vipulha@microsoft.com::cbeaf5c2-61e0-4e14-bdc7-62410a31c491" userProvider="AD" userName="Vipul Hattiwale"/>
        <t:Anchor>
          <t:Comment id="1280373487"/>
        </t:Anchor>
        <t:Create/>
      </t:Event>
      <t:Event id="{667BE750-5121-4011-8DF8-CEAAA8A058E3}" time="2021-11-25T05:35:20.727Z">
        <t:Attribution userId="S::vipulha@microsoft.com::cbeaf5c2-61e0-4e14-bdc7-62410a31c491" userProvider="AD" userName="Vipul Hattiwale"/>
        <t:Anchor>
          <t:Comment id="1280373487"/>
        </t:Anchor>
        <t:Assign userId="S::susrivastava@microsoft.com::ee3f9444-61e7-47aa-af54-e4d0c14d7e55" userProvider="AD" userName="Sudeept Srivastava"/>
      </t:Event>
      <t:Event id="{A683913A-2D9F-4C7A-AF20-2B2527E94A71}" time="2021-11-25T05:35:20.727Z">
        <t:Attribution userId="S::vipulha@microsoft.com::cbeaf5c2-61e0-4e14-bdc7-62410a31c491" userProvider="AD" userName="Vipul Hattiwale"/>
        <t:Anchor>
          <t:Comment id="1280373487"/>
        </t:Anchor>
        <t:SetTitle title="I confused these as the steps customers have to run. Can we move the onboarding/deboarding steps above this section? @Sudeept Srivastava"/>
      </t:Event>
      <t:Event id="{7C88F142-061C-4CE0-9873-F103E5F9E4CA}" time="2021-11-30T07:42:25.44Z">
        <t:Attribution userId="S::susrivastava@microsoft.com::ee3f9444-61e7-47aa-af54-e4d0c14d7e55" userProvider="AD" userName="Sudeept Srivastava"/>
        <t:Progress percentComplete="100"/>
      </t:Event>
    </t:History>
  </t:Task>
  <t:Task id="{E9EAF02E-CD3B-41BB-B043-0BC7B4E7A31B}">
    <t:Anchor>
      <t:Comment id="260726277"/>
    </t:Anchor>
    <t:History>
      <t:Event id="{AC94FB29-838D-4A29-879F-55580A217C3B}" time="2021-11-19T23:23:34.556Z">
        <t:Attribution userId="S::v-szuber@microsoft.com::4a96915b-f1d3-4bac-a77b-80bf0ecf9490" userProvider="AD" userName="Suzanne Zuber (Aditi Consulting)"/>
        <t:Anchor>
          <t:Comment id="260726277"/>
        </t:Anchor>
        <t:Create/>
      </t:Event>
      <t:Event id="{A1EADB9A-460C-427C-A398-F776F72CC611}" time="2021-11-19T23:23:34.556Z">
        <t:Attribution userId="S::v-szuber@microsoft.com::4a96915b-f1d3-4bac-a77b-80bf0ecf9490" userProvider="AD" userName="Suzanne Zuber (Aditi Consulting)"/>
        <t:Anchor>
          <t:Comment id="260726277"/>
        </t:Anchor>
        <t:Assign userId="S::susrivastava@microsoft.com::ee3f9444-61e7-47aa-af54-e4d0c14d7e55" userProvider="AD" userName="Sudeept Srivastava"/>
      </t:Event>
      <t:Event id="{DAB60F29-9A30-45CB-936F-BEC934E78141}" time="2021-11-19T23:23:34.556Z">
        <t:Attribution userId="S::v-szuber@microsoft.com::4a96915b-f1d3-4bac-a77b-80bf0ecf9490" userProvider="AD" userName="Suzanne Zuber (Aditi Consulting)"/>
        <t:Anchor>
          <t:Comment id="260726277"/>
        </t:Anchor>
        <t:SetTitle title="@Sudeept Srivastava what is the link to the location path?"/>
      </t:Event>
      <t:Event id="{3913CF82-566B-414C-BB27-B4BFFFFFDBCF}" time="2021-11-22T06:14:37.324Z">
        <t:Attribution userId="S::susrivastava@microsoft.com::ee3f9444-61e7-47aa-af54-e4d0c14d7e55" userProvider="AD" userName="Sudeept Srivastava"/>
        <t:Anchor>
          <t:Comment id="89097638"/>
        </t:Anchor>
        <t:UnassignAll/>
      </t:Event>
      <t:Event id="{E636613B-2975-4F8C-A503-ED2ED944D0B9}" time="2021-11-22T06:14:37.324Z">
        <t:Attribution userId="S::susrivastava@microsoft.com::ee3f9444-61e7-47aa-af54-e4d0c14d7e55" userProvider="AD" userName="Sudeept Srivastava"/>
        <t:Anchor>
          <t:Comment id="89097638"/>
        </t:Anchor>
        <t:Assign userId="S::v-szuber@microsoft.com::4a96915b-f1d3-4bac-a77b-80bf0ecf9490" userProvider="AD" userName="Suzanne Zuber (Aditi Consulting)"/>
      </t:Event>
      <t:Event id="{F286FFE5-AAE8-401B-A8DE-B99C78E89AE3}" time="2021-12-13T05:41:49.49Z">
        <t:Attribution userId="S::susrivastava@microsoft.com::ee3f9444-61e7-47aa-af54-e4d0c14d7e55" userProvider="AD" userName="Sudeept Srivastava"/>
        <t:Progress percentComplete="100"/>
      </t:Event>
    </t:History>
  </t:Task>
  <t:Task id="{F8604B14-5BDC-4AA0-933E-7ECC7B97F3BA}">
    <t:Anchor>
      <t:Comment id="1740731433"/>
    </t:Anchor>
    <t:History>
      <t:Event id="{D0DA287F-ECE3-4CD1-9483-D582FE2C7DD1}" time="2021-11-29T19:42:37.81Z">
        <t:Attribution userId="S::v-szuber@microsoft.com::4a96915b-f1d3-4bac-a77b-80bf0ecf9490" userProvider="AD" userName="Suzanne Zuber (Aditi Consulting)"/>
        <t:Anchor>
          <t:Comment id="1740731433"/>
        </t:Anchor>
        <t:Create/>
      </t:Event>
      <t:Event id="{D2BF43EF-DF73-4A91-809D-7C9131C2ECCC}" time="2021-11-29T19:42:37.81Z">
        <t:Attribution userId="S::v-szuber@microsoft.com::4a96915b-f1d3-4bac-a77b-80bf0ecf9490" userProvider="AD" userName="Suzanne Zuber (Aditi Consulting)"/>
        <t:Anchor>
          <t:Comment id="1740731433"/>
        </t:Anchor>
        <t:Assign userId="S::susrivastava@microsoft.com::ee3f9444-61e7-47aa-af54-e4d0c14d7e55" userProvider="AD" userName="Sudeept Srivastava"/>
      </t:Event>
      <t:Event id="{0AC47B7A-0497-418B-A842-1EA0218BF72A}" time="2021-11-29T19:42:37.81Z">
        <t:Attribution userId="S::v-szuber@microsoft.com::4a96915b-f1d3-4bac-a77b-80bf0ecf9490" userProvider="AD" userName="Suzanne Zuber (Aditi Consulting)"/>
        <t:Anchor>
          <t:Comment id="1740731433"/>
        </t:Anchor>
        <t:SetTitle title="@Sudeept Srivastava I'm having trouble locating the &quot;+Add&quot; sign drop down. Where is this located on the screenshot?"/>
      </t:Event>
      <t:Event id="{5B7C0BA6-1C0C-4A9E-B0D4-F8EDB6FA1A80}" time="2021-11-30T08:30:28.678Z">
        <t:Attribution userId="S::susrivastava@microsoft.com::ee3f9444-61e7-47aa-af54-e4d0c14d7e55" userProvider="AD" userName="Sudeept Srivastava"/>
        <t:Anchor>
          <t:Comment id="2082929540"/>
        </t:Anchor>
        <t:UnassignAll/>
      </t:Event>
      <t:Event id="{B072D3B0-CB9B-448E-8381-0DF793397A6D}" time="2021-11-30T08:30:28.678Z">
        <t:Attribution userId="S::susrivastava@microsoft.com::ee3f9444-61e7-47aa-af54-e4d0c14d7e55" userProvider="AD" userName="Sudeept Srivastava"/>
        <t:Anchor>
          <t:Comment id="2082929540"/>
        </t:Anchor>
        <t:Assign userId="S::v-szuber@microsoft.com::4a96915b-f1d3-4bac-a77b-80bf0ecf9490" userProvider="AD" userName="Suzanne Zuber (Aditi Consulting)"/>
      </t:Event>
      <t:Event id="{E4730ADE-66BB-4D65-86D5-72131CD1EB97}" time="2021-11-30T08:30:32.92Z">
        <t:Attribution userId="S::susrivastava@microsoft.com::ee3f9444-61e7-47aa-af54-e4d0c14d7e55" userProvider="AD" userName="Sudeept Srivastava"/>
        <t:Progress percentComplete="100"/>
      </t:Event>
    </t:History>
  </t:Task>
  <t:Task id="{86300D58-4373-4C17-AC70-5FF766F9F027}">
    <t:Anchor>
      <t:Comment id="1356216283"/>
    </t:Anchor>
    <t:History>
      <t:Event id="{129676E8-88BB-4F99-970A-67E5151F6066}" time="2021-11-20T00:26:23.876Z">
        <t:Attribution userId="S::v-szuber@microsoft.com::4a96915b-f1d3-4bac-a77b-80bf0ecf9490" userProvider="AD" userName="Suzanne Zuber (Aditi Consulting)"/>
        <t:Anchor>
          <t:Comment id="1356216283"/>
        </t:Anchor>
        <t:Create/>
      </t:Event>
      <t:Event id="{75B92FC3-144B-483F-891E-5C734D7EBBFB}" time="2021-11-20T00:26:23.876Z">
        <t:Attribution userId="S::v-szuber@microsoft.com::4a96915b-f1d3-4bac-a77b-80bf0ecf9490" userProvider="AD" userName="Suzanne Zuber (Aditi Consulting)"/>
        <t:Anchor>
          <t:Comment id="1356216283"/>
        </t:Anchor>
        <t:Assign userId="S::susrivastava@microsoft.com::ee3f9444-61e7-47aa-af54-e4d0c14d7e55" userProvider="AD" userName="Sudeept Srivastava"/>
      </t:Event>
      <t:Event id="{6BA9411E-407A-433C-BBBD-4276EB1F2C02}" time="2021-11-20T00:26:23.876Z">
        <t:Attribution userId="S::v-szuber@microsoft.com::4a96915b-f1d3-4bac-a77b-80bf0ecf9490" userProvider="AD" userName="Suzanne Zuber (Aditi Consulting)"/>
        <t:Anchor>
          <t:Comment id="1356216283"/>
        </t:Anchor>
        <t:SetTitle title="@Sudeept Srivastava does this refer to an ARM template of processor?"/>
      </t:Event>
      <t:Event id="{D949748D-4E1C-4483-B7D9-25E8220F7E6F}" time="2021-11-22T06:13:12.931Z">
        <t:Attribution userId="S::susrivastava@microsoft.com::ee3f9444-61e7-47aa-af54-e4d0c14d7e55" userProvider="AD" userName="Sudeept Srivastava"/>
        <t:Anchor>
          <t:Comment id="1812465522"/>
        </t:Anchor>
        <t:UnassignAll/>
      </t:Event>
      <t:Event id="{17F640B7-8130-484F-BCE3-A70CFF14D299}" time="2021-11-22T06:13:12.931Z">
        <t:Attribution userId="S::susrivastava@microsoft.com::ee3f9444-61e7-47aa-af54-e4d0c14d7e55" userProvider="AD" userName="Sudeept Srivastava"/>
        <t:Anchor>
          <t:Comment id="1812465522"/>
        </t:Anchor>
        <t:Assign userId="S::v-szuber@microsoft.com::4a96915b-f1d3-4bac-a77b-80bf0ecf9490" userProvider="AD" userName="Suzanne Zuber (Aditi Consulting)"/>
      </t:Event>
    </t:History>
  </t:Task>
  <t:Task id="{C20562F3-559F-469F-AC12-B8F85426291C}">
    <t:Anchor>
      <t:Comment id="701034592"/>
    </t:Anchor>
    <t:History>
      <t:Event id="{F352BDCD-3972-4498-B44B-09CC680A54BD}" time="2022-01-20T22:01:35.697Z">
        <t:Attribution userId="S::v-szuber@microsoft.com::4a96915b-f1d3-4bac-a77b-80bf0ecf9490" userProvider="AD" userName="Suzanne Zuber (Aditi Consulting)"/>
        <t:Anchor>
          <t:Comment id="701034592"/>
        </t:Anchor>
        <t:Create/>
      </t:Event>
      <t:Event id="{DB1AC943-29DD-41D8-802D-0FA1206C597A}" time="2022-01-20T22:01:35.697Z">
        <t:Attribution userId="S::v-szuber@microsoft.com::4a96915b-f1d3-4bac-a77b-80bf0ecf9490" userProvider="AD" userName="Suzanne Zuber (Aditi Consulting)"/>
        <t:Anchor>
          <t:Comment id="701034592"/>
        </t:Anchor>
        <t:Assign userId="S::susrivastava@microsoft.com::ee3f9444-61e7-47aa-af54-e4d0c14d7e55" userProvider="AD" userName="Sudeept Srivastava"/>
      </t:Event>
      <t:Event id="{F5D29584-3DAB-48E0-AD4D-650F4D3F4931}" time="2022-01-20T22:01:35.697Z">
        <t:Attribution userId="S::v-szuber@microsoft.com::4a96915b-f1d3-4bac-a77b-80bf0ecf9490" userProvider="AD" userName="Suzanne Zuber (Aditi Consulting)"/>
        <t:Anchor>
          <t:Comment id="701034592"/>
        </t:Anchor>
        <t:SetTitle title="@Sudeept Srivastava What does &quot;# Required parameters&quot; mean. What is the context of using the '#' for this and the following usage under &quot;Examples&quot;?"/>
      </t:Event>
      <t:Event id="{8F5FEE5A-4D1C-4463-AE28-66962784D259}" time="2022-02-01T13:32:45.218Z">
        <t:Attribution userId="S::susrivastava@microsoft.com::ee3f9444-61e7-47aa-af54-e4d0c14d7e55" userProvider="AD" userName="Sudeept Srivastava"/>
        <t:Anchor>
          <t:Comment id="29792882"/>
        </t:Anchor>
        <t:UnassignAll/>
      </t:Event>
      <t:Event id="{8D3360F1-4A33-43C3-8204-168DD00A4EFB}" time="2022-02-01T13:32:45.218Z">
        <t:Attribution userId="S::susrivastava@microsoft.com::ee3f9444-61e7-47aa-af54-e4d0c14d7e55" userProvider="AD" userName="Sudeept Srivastava"/>
        <t:Anchor>
          <t:Comment id="29792882"/>
        </t:Anchor>
        <t:Assign userId="S::v-szuber@microsoft.com::4a96915b-f1d3-4bac-a77b-80bf0ecf9490" userProvider="AD" userName="Suzanne Zuber (Aditi Consulting)"/>
      </t:Event>
      <t:Event id="{E438358D-2128-4498-97AD-49754ABF5F72}" time="2022-02-01T13:32:52.3Z">
        <t:Attribution userId="S::susrivastava@microsoft.com::ee3f9444-61e7-47aa-af54-e4d0c14d7e55" userProvider="AD" userName="Sudeept Srivastava"/>
        <t:Progress percentComplete="100"/>
      </t:Event>
    </t:History>
  </t:Task>
  <t:Task id="{8AE8251D-0509-4176-9A63-1F4EA9F8B11B}">
    <t:Anchor>
      <t:Comment id="751707504"/>
    </t:Anchor>
    <t:History>
      <t:Event id="{2F822D62-58B9-470F-843B-E146DF2DCD19}" time="2022-01-03T07:43:14.674Z">
        <t:Attribution userId="S::susrivastava@microsoft.com::ee3f9444-61e7-47aa-af54-e4d0c14d7e55" userProvider="AD" userName="Sudeept Srivastava"/>
        <t:Anchor>
          <t:Comment id="751707504"/>
        </t:Anchor>
        <t:Create/>
      </t:Event>
      <t:Event id="{01FFA42F-C5BB-4A28-AB89-5576F4A638BF}" time="2022-01-03T07:43:14.674Z">
        <t:Attribution userId="S::susrivastava@microsoft.com::ee3f9444-61e7-47aa-af54-e4d0c14d7e55" userProvider="AD" userName="Sudeept Srivastava"/>
        <t:Anchor>
          <t:Comment id="751707504"/>
        </t:Anchor>
        <t:Assign userId="S::v-szuber@microsoft.com::4a96915b-f1d3-4bac-a77b-80bf0ecf9490" userProvider="AD" userName="Suzanne Zuber (Aditi Consulting)"/>
      </t:Event>
      <t:Event id="{21A950D6-A8C4-4696-8EB3-2E2BDE105406}" time="2022-01-03T07:43:14.674Z">
        <t:Attribution userId="S::susrivastava@microsoft.com::ee3f9444-61e7-47aa-af54-e4d0c14d7e55" userProvider="AD" userName="Sudeept Srivastava"/>
        <t:Anchor>
          <t:Comment id="751707504"/>
        </t:Anchor>
        <t:SetTitle title="@Suzanne Zuber (Aditi Consulting) the RBAC section has been fully updated as we have changed from manual RBAC creation to automatic creation, request to update the doc as per the document. thanks."/>
      </t:Event>
    </t:History>
  </t:Task>
  <t:Task id="{31869998-07D0-403B-B0B3-E1CE864C1F93}">
    <t:Anchor>
      <t:Comment id="624494702"/>
    </t:Anchor>
    <t:History>
      <t:Event id="{324F2509-C480-43E9-BE5F-502B87D4515B}" time="2021-11-22T08:39:47.51Z">
        <t:Attribution userId="S::susrivastava@microsoft.com::ee3f9444-61e7-47aa-af54-e4d0c14d7e55" userProvider="AD" userName="Sudeept Srivastava"/>
        <t:Anchor>
          <t:Comment id="2041558372"/>
        </t:Anchor>
        <t:Create/>
      </t:Event>
      <t:Event id="{94C7351D-A79D-4ADE-93D3-E00BB3C78665}" time="2021-11-22T08:39:47.51Z">
        <t:Attribution userId="S::susrivastava@microsoft.com::ee3f9444-61e7-47aa-af54-e4d0c14d7e55" userProvider="AD" userName="Sudeept Srivastava"/>
        <t:Anchor>
          <t:Comment id="2041558372"/>
        </t:Anchor>
        <t:Assign userId="S::utbanerj@microsoft.com::52784401-19ea-4f1f-9a37-b941a6c35a28" userProvider="AD" userName="Uthsa Banerjee"/>
      </t:Event>
      <t:Event id="{AA404278-A5F2-44C6-9172-49485C95D9E2}" time="2021-11-22T08:39:47.51Z">
        <t:Attribution userId="S::susrivastava@microsoft.com::ee3f9444-61e7-47aa-af54-e4d0c14d7e55" userProvider="AD" userName="Sudeept Srivastava"/>
        <t:Anchor>
          <t:Comment id="2041558372"/>
        </t:Anchor>
        <t:SetTitle title="@Uthsa Banerjee I am not sure on this can you confirm and update the document accordingly thanks."/>
      </t:Event>
      <t:Event id="{FCB6FC49-3CD8-4CBF-98F0-FD664297C16F}" time="2021-11-24T04:22:19.277Z">
        <t:Attribution userId="S::utbanerj@microsoft.com::52784401-19ea-4f1f-9a37-b941a6c35a28" userProvider="AD" userName="Uthsa Banerjee"/>
        <t:Anchor>
          <t:Comment id="1065506376"/>
        </t:Anchor>
        <t:UnassignAll/>
      </t:Event>
      <t:Event id="{CD295A6A-5D37-4D76-8AED-C4BDE7D62EE5}" time="2021-11-24T04:22:19.277Z">
        <t:Attribution userId="S::utbanerj@microsoft.com::52784401-19ea-4f1f-9a37-b941a6c35a28" userProvider="AD" userName="Uthsa Banerjee"/>
        <t:Anchor>
          <t:Comment id="1065506376"/>
        </t:Anchor>
        <t:Assign userId="S::susrivastava@microsoft.com::ee3f9444-61e7-47aa-af54-e4d0c14d7e55" userProvider="AD" userName="Sudeept Srivastava"/>
      </t:Event>
      <t:Event id="{DE8D6999-5F5B-4464-820E-D86C5C715798}" time="2021-12-13T06:38:30.783Z">
        <t:Attribution userId="S::susrivastava@microsoft.com::ee3f9444-61e7-47aa-af54-e4d0c14d7e55" userProvider="AD" userName="Sudeept Srivastava"/>
        <t:Anchor>
          <t:Comment id="355397324"/>
        </t:Anchor>
        <t:UnassignAll/>
      </t:Event>
      <t:Event id="{8E8ADB26-F6A0-4BF8-B481-E50AD5DF2532}" time="2021-12-13T06:38:30.783Z">
        <t:Attribution userId="S::susrivastava@microsoft.com::ee3f9444-61e7-47aa-af54-e4d0c14d7e55" userProvider="AD" userName="Sudeept Srivastava"/>
        <t:Anchor>
          <t:Comment id="355397324"/>
        </t:Anchor>
        <t:Assign userId="S::v-szuber@microsoft.com::4a96915b-f1d3-4bac-a77b-80bf0ecf9490" userProvider="AD" userName="Suzanne Zuber (Aditi Consulting)"/>
      </t:Event>
      <t:Event id="{B5E0519E-3E26-41EF-AFC3-6E3320C7E4EA}" time="2021-12-13T06:38:36.143Z">
        <t:Attribution userId="S::susrivastava@microsoft.com::ee3f9444-61e7-47aa-af54-e4d0c14d7e55" userProvider="AD" userName="Sudeept Srivastava"/>
        <t:Progress percentComplete="100"/>
      </t:Event>
    </t:History>
  </t:Task>
  <t:Task id="{99F498F2-2832-440E-A5C3-07B22E540D1E}">
    <t:Anchor>
      <t:Comment id="898299005"/>
    </t:Anchor>
    <t:History>
      <t:Event id="{82AD6588-4521-4E38-8885-8D6B8D47C340}" time="2021-11-22T23:15:32.88Z">
        <t:Attribution userId="S::v-szuber@microsoft.com::4a96915b-f1d3-4bac-a77b-80bf0ecf9490" userProvider="AD" userName="Suzanne Zuber (Aditi Consulting)"/>
        <t:Anchor>
          <t:Comment id="898299005"/>
        </t:Anchor>
        <t:Create/>
      </t:Event>
      <t:Event id="{32402BD9-31F2-48C3-AF2C-F370520FBF83}" time="2021-11-22T23:15:32.88Z">
        <t:Attribution userId="S::v-szuber@microsoft.com::4a96915b-f1d3-4bac-a77b-80bf0ecf9490" userProvider="AD" userName="Suzanne Zuber (Aditi Consulting)"/>
        <t:Anchor>
          <t:Comment id="898299005"/>
        </t:Anchor>
        <t:Assign userId="S::susrivastava@microsoft.com::ee3f9444-61e7-47aa-af54-e4d0c14d7e55" userProvider="AD" userName="Sudeept Srivastava"/>
      </t:Event>
      <t:Event id="{A4E811BB-F195-4461-B35E-D0B336115952}" time="2021-11-22T23:15:32.88Z">
        <t:Attribution userId="S::v-szuber@microsoft.com::4a96915b-f1d3-4bac-a77b-80bf0ecf9490" userProvider="AD" userName="Suzanne Zuber (Aditi Consulting)"/>
        <t:Anchor>
          <t:Comment id="898299005"/>
        </t:Anchor>
        <t:SetTitle title="@Sudeept Srivastava please provide a screenshot of this step so I understand what &quot;Grant access to this resource&quot; means or where it's located."/>
      </t:Event>
      <t:Event id="{F7B9BA00-8E2F-48AA-9A20-8E285DADAE9D}" time="2021-11-30T07:51:15.948Z">
        <t:Attribution userId="S::susrivastava@microsoft.com::ee3f9444-61e7-47aa-af54-e4d0c14d7e55" userProvider="AD" userName="Sudeept Srivastava"/>
        <t:Anchor>
          <t:Comment id="944087386"/>
        </t:Anchor>
        <t:UnassignAll/>
      </t:Event>
      <t:Event id="{6223B8A9-5170-42BE-9FA6-97C816318E45}" time="2021-11-30T07:51:15.948Z">
        <t:Attribution userId="S::susrivastava@microsoft.com::ee3f9444-61e7-47aa-af54-e4d0c14d7e55" userProvider="AD" userName="Sudeept Srivastava"/>
        <t:Anchor>
          <t:Comment id="944087386"/>
        </t:Anchor>
        <t:Assign userId="S::v-szuber@microsoft.com::4a96915b-f1d3-4bac-a77b-80bf0ecf9490" userProvider="AD" userName="Suzanne Zuber (Aditi Consulting)"/>
      </t:Event>
      <t:Event id="{AD74E54F-1356-42E2-B0AA-A6F2F5B1F526}" time="2021-11-30T08:25:44.785Z">
        <t:Attribution userId="S::susrivastava@microsoft.com::ee3f9444-61e7-47aa-af54-e4d0c14d7e55" userProvider="AD" userName="Sudeept Srivastava"/>
        <t:Progress percentComplete="100"/>
      </t:Event>
    </t:History>
  </t:Task>
  <t:Task id="{1A3E6976-24FF-4B08-B452-314AB38A7A1C}">
    <t:Anchor>
      <t:Comment id="1826457590"/>
    </t:Anchor>
    <t:History>
      <t:Event id="{463CEAB0-3B42-4868-BD91-4ACF29AFE41C}" time="2021-11-29T20:50:38.417Z">
        <t:Attribution userId="S::v-szuber@microsoft.com::4a96915b-f1d3-4bac-a77b-80bf0ecf9490" userProvider="AD" userName="Suzanne Zuber (Aditi Consulting)"/>
        <t:Anchor>
          <t:Comment id="1826457590"/>
        </t:Anchor>
        <t:Create/>
      </t:Event>
      <t:Event id="{98CB9784-B417-4453-9D10-45C388C9711E}" time="2021-11-29T20:50:38.417Z">
        <t:Attribution userId="S::v-szuber@microsoft.com::4a96915b-f1d3-4bac-a77b-80bf0ecf9490" userProvider="AD" userName="Suzanne Zuber (Aditi Consulting)"/>
        <t:Anchor>
          <t:Comment id="1826457590"/>
        </t:Anchor>
        <t:Assign userId="S::susrivastava@microsoft.com::ee3f9444-61e7-47aa-af54-e4d0c14d7e55" userProvider="AD" userName="Sudeept Srivastava"/>
      </t:Event>
      <t:Event id="{A179A3A2-FCAD-4496-BBBC-B95388DE660F}" time="2021-11-29T20:50:38.417Z">
        <t:Attribution userId="S::v-szuber@microsoft.com::4a96915b-f1d3-4bac-a77b-80bf0ecf9490" userProvider="AD" userName="Suzanne Zuber (Aditi Consulting)"/>
        <t:Anchor>
          <t:Comment id="1826457590"/>
        </t:Anchor>
        <t:SetTitle title="@Sudeept Srivastava Both this screenshot and the one below it appear to have a personal @microsoft account in them (left of the person icon in upper right corner)."/>
      </t:Event>
    </t:History>
  </t:Task>
  <t:Task id="{5940EF1D-6108-423F-AE52-B2C875732A11}">
    <t:Anchor>
      <t:Comment id="792196948"/>
    </t:Anchor>
    <t:History>
      <t:Event id="{2FF0A6DD-83B3-479C-94E0-CB732C0CEEF7}" time="2021-11-25T05:35:20.727Z">
        <t:Attribution userId="S::vipulha@microsoft.com::cbeaf5c2-61e0-4e14-bdc7-62410a31c491" userProvider="AD" userName="Vipul Hattiwale"/>
        <t:Anchor>
          <t:Comment id="792196948"/>
        </t:Anchor>
        <t:Create/>
      </t:Event>
      <t:Event id="{AF6A1F32-5017-4FDE-BD69-EDF8765B4D7F}" time="2021-11-25T05:35:20.727Z">
        <t:Attribution userId="S::vipulha@microsoft.com::cbeaf5c2-61e0-4e14-bdc7-62410a31c491" userProvider="AD" userName="Vipul Hattiwale"/>
        <t:Anchor>
          <t:Comment id="792196948"/>
        </t:Anchor>
        <t:Assign userId="S::susrivastava@microsoft.com::ee3f9444-61e7-47aa-af54-e4d0c14d7e55" userProvider="AD" userName="Sudeept Srivastava"/>
      </t:Event>
      <t:Event id="{E3FF4DA8-317D-4777-86BB-6706F494D8CB}" time="2021-11-25T05:35:20.727Z">
        <t:Attribution userId="S::vipulha@microsoft.com::cbeaf5c2-61e0-4e14-bdc7-62410a31c491" userProvider="AD" userName="Vipul Hattiwale"/>
        <t:Anchor>
          <t:Comment id="792196948"/>
        </t:Anchor>
        <t:SetTitle title="I confused these as the steps customers have to run. Can we move the onboarding/deboarding steps above this section? @Sudeept Srivastava"/>
      </t:Event>
    </t:History>
  </t:Task>
  <t:Task id="{B2D7FC14-4D91-4F28-8214-AE894722D484}">
    <t:Anchor>
      <t:Comment id="637302647"/>
    </t:Anchor>
    <t:History>
      <t:Event id="{010FD260-4089-411F-B5A2-5A144F5EBAAA}" time="2021-11-17T23:39:29.188Z">
        <t:Attribution userId="S::v-szuber@microsoft.com::4a96915b-f1d3-4bac-a77b-80bf0ecf9490" userProvider="AD" userName="Suzanne Zuber (Aditi Consulting)"/>
        <t:Anchor>
          <t:Comment id="637302647"/>
        </t:Anchor>
        <t:Create/>
      </t:Event>
      <t:Event id="{8996B69A-D74E-4918-80CE-90A7D022F2D0}" time="2021-11-17T23:39:29.188Z">
        <t:Attribution userId="S::v-szuber@microsoft.com::4a96915b-f1d3-4bac-a77b-80bf0ecf9490" userProvider="AD" userName="Suzanne Zuber (Aditi Consulting)"/>
        <t:Anchor>
          <t:Comment id="637302647"/>
        </t:Anchor>
        <t:Assign userId="S::susrivastava@microsoft.com::ee3f9444-61e7-47aa-af54-e4d0c14d7e55" userProvider="AD" userName="Sudeept Srivastava"/>
      </t:Event>
      <t:Event id="{E4CC83AF-4DC7-4809-A0E5-830DEED05F5F}" time="2021-11-17T23:39:29.188Z">
        <t:Attribution userId="S::v-szuber@microsoft.com::4a96915b-f1d3-4bac-a77b-80bf0ecf9490" userProvider="AD" userName="Suzanne Zuber (Aditi Consulting)"/>
        <t:Anchor>
          <t:Comment id="637302647"/>
        </t:Anchor>
        <t:SetTitle title="@Sudeept Srivastava Is this the onboarding section for the new section title of &quot;Enable Arc for Azure VMware Solution&quot;?"/>
      </t:Event>
      <t:Event id="{1D86CE34-DDAF-4AB8-83D1-E7FEDFBD5526}" time="2021-11-18T06:08:22.4Z">
        <t:Attribution userId="S::susrivastava@microsoft.com::ee3f9444-61e7-47aa-af54-e4d0c14d7e55" userProvider="AD" userName="Sudeept Srivastava"/>
        <t:Anchor>
          <t:Comment id="188080748"/>
        </t:Anchor>
        <t:UnassignAll/>
      </t:Event>
      <t:Event id="{0A51AFE3-B2DE-4A64-A844-35FC49BE29F0}" time="2021-11-18T06:08:22.4Z">
        <t:Attribution userId="S::susrivastava@microsoft.com::ee3f9444-61e7-47aa-af54-e4d0c14d7e55" userProvider="AD" userName="Sudeept Srivastava"/>
        <t:Anchor>
          <t:Comment id="188080748"/>
        </t:Anchor>
        <t:Assign userId="S::v-szuber@microsoft.com::4a96915b-f1d3-4bac-a77b-80bf0ecf9490" userProvider="AD" userName="Suzanne Zuber (Aditi Consulting)"/>
      </t:Event>
      <t:Event id="{D8F9BDFD-7584-4E71-B0D9-EB6A6A3FA317}" time="2021-11-30T07:42:00.213Z">
        <t:Attribution userId="S::susrivastava@microsoft.com::ee3f9444-61e7-47aa-af54-e4d0c14d7e55" userProvider="AD" userName="Sudeept Srivastava"/>
        <t:Progress percentComplete="100"/>
      </t:Event>
    </t:History>
  </t:Task>
  <t:Task id="{C5DF2D33-9EF9-4B1E-8E26-C401012879A6}">
    <t:Anchor>
      <t:Comment id="722560148"/>
    </t:Anchor>
    <t:History>
      <t:Event id="{87138C5E-76E6-4FF5-B62F-272DE88589B0}" time="2021-12-20T22:48:25.748Z">
        <t:Attribution userId="S::v-szuber@microsoft.com::4a96915b-f1d3-4bac-a77b-80bf0ecf9490" userProvider="AD" userName="Suzanne Zuber (Aditi Consulting)"/>
        <t:Anchor>
          <t:Comment id="722560148"/>
        </t:Anchor>
        <t:Create/>
      </t:Event>
      <t:Event id="{C308DEFE-16AB-479C-A245-5441AFEC40BF}" time="2021-12-20T22:48:25.748Z">
        <t:Attribution userId="S::v-szuber@microsoft.com::4a96915b-f1d3-4bac-a77b-80bf0ecf9490" userProvider="AD" userName="Suzanne Zuber (Aditi Consulting)"/>
        <t:Anchor>
          <t:Comment id="722560148"/>
        </t:Anchor>
        <t:Assign userId="S::susrivastava@microsoft.com::ee3f9444-61e7-47aa-af54-e4d0c14d7e55" userProvider="AD" userName="Sudeept Srivastava"/>
      </t:Event>
      <t:Event id="{45DDBD07-7CF6-44AA-A556-116A7ED196AD}" time="2021-12-20T22:48:25.748Z">
        <t:Attribution userId="S::v-szuber@microsoft.com::4a96915b-f1d3-4bac-a77b-80bf0ecf9490" userProvider="AD" userName="Suzanne Zuber (Aditi Consulting)"/>
        <t:Anchor>
          <t:Comment id="722560148"/>
        </t:Anchor>
        <t:SetTitle title="@Sudeept Srivastava In reviewing the changes on this doc, I noticed it says &quot;private preview&quot;. Isn't this doc going to be public (GA)?"/>
      </t:Event>
      <t:Event id="{16687FCB-73B4-4FE4-86A6-8805DD473F05}" time="2022-01-03T05:30:11.695Z">
        <t:Attribution userId="S::susrivastava@microsoft.com::ee3f9444-61e7-47aa-af54-e4d0c14d7e55" userProvider="AD" userName="Sudeept Srivastava"/>
        <t:Anchor>
          <t:Comment id="695412624"/>
        </t:Anchor>
        <t:UnassignAll/>
      </t:Event>
      <t:Event id="{66763A3E-1D2C-44FC-A516-2E430D01290A}" time="2022-01-03T05:30:11.695Z">
        <t:Attribution userId="S::susrivastava@microsoft.com::ee3f9444-61e7-47aa-af54-e4d0c14d7e55" userProvider="AD" userName="Sudeept Srivastava"/>
        <t:Anchor>
          <t:Comment id="695412624"/>
        </t:Anchor>
        <t:Assign userId="S::v-szuber@microsoft.com::4a96915b-f1d3-4bac-a77b-80bf0ecf9490" userProvider="AD" userName="Suzanne Zuber (Aditi Consulting)"/>
      </t:Event>
      <t:Event id="{D9E16D5E-3BA1-4F65-9424-E0ECCFDD4F6F}" time="2022-01-03T05:30:15.373Z">
        <t:Attribution userId="S::susrivastava@microsoft.com::ee3f9444-61e7-47aa-af54-e4d0c14d7e55" userProvider="AD" userName="Sudeept Srivastava"/>
        <t:Progress percentComplete="100"/>
      </t:Event>
    </t:History>
  </t:Task>
  <t:Task id="{EDF0DFE4-DEC0-44B1-9409-5F14DF5E7B1E}">
    <t:Anchor>
      <t:Comment id="2005026008"/>
    </t:Anchor>
    <t:History>
      <t:Event id="{0042480D-E8C4-4829-B94E-D1A58CB1973C}" time="2021-11-18T17:51:02.851Z">
        <t:Attribution userId="S::v-szuber@microsoft.com::4a96915b-f1d3-4bac-a77b-80bf0ecf9490" userProvider="AD" userName="Suzanne Zuber (Aditi Consulting)"/>
        <t:Anchor>
          <t:Comment id="2005026008"/>
        </t:Anchor>
        <t:Create/>
      </t:Event>
      <t:Event id="{4352B8AB-80D6-4A59-BBD7-04C8E7DDF7D1}" time="2021-11-18T17:51:02.851Z">
        <t:Attribution userId="S::v-szuber@microsoft.com::4a96915b-f1d3-4bac-a77b-80bf0ecf9490" userProvider="AD" userName="Suzanne Zuber (Aditi Consulting)"/>
        <t:Anchor>
          <t:Comment id="2005026008"/>
        </t:Anchor>
        <t:Assign userId="S::susrivastava@microsoft.com::ee3f9444-61e7-47aa-af54-e4d0c14d7e55" userProvider="AD" userName="Sudeept Srivastava"/>
      </t:Event>
      <t:Event id="{08E11A3D-3DEB-4030-900B-B485D7822FD7}" time="2021-11-18T17:51:02.851Z">
        <t:Attribution userId="S::v-szuber@microsoft.com::4a96915b-f1d3-4bac-a77b-80bf0ecf9490" userProvider="AD" userName="Suzanne Zuber (Aditi Consulting)"/>
        <t:Anchor>
          <t:Comment id="2005026008"/>
        </t:Anchor>
        <t:SetTitle title="@Sudeept Srivastava what script is this referencing?"/>
      </t:Event>
      <t:Event id="{334A3BB4-35F2-457B-8F68-661A4A0D175D}" time="2021-11-22T06:11:29.592Z">
        <t:Attribution userId="S::susrivastava@microsoft.com::ee3f9444-61e7-47aa-af54-e4d0c14d7e55" userProvider="AD" userName="Sudeept Srivastava"/>
        <t:Anchor>
          <t:Comment id="1167982675"/>
        </t:Anchor>
        <t:UnassignAll/>
      </t:Event>
      <t:Event id="{E86BFA4D-28D0-4940-A732-C6511BFD8418}" time="2021-11-22T06:11:29.592Z">
        <t:Attribution userId="S::susrivastava@microsoft.com::ee3f9444-61e7-47aa-af54-e4d0c14d7e55" userProvider="AD" userName="Sudeept Srivastava"/>
        <t:Anchor>
          <t:Comment id="1167982675"/>
        </t:Anchor>
        <t:Assign userId="S::v-szuber@microsoft.com::4a96915b-f1d3-4bac-a77b-80bf0ecf9490" userProvider="AD" userName="Suzanne Zuber (Aditi Consulting)"/>
      </t:Event>
      <t:Event id="{B9CF3F4A-8474-4191-AFD8-FC2C559319BB}" time="2021-11-30T07:42:14.78Z">
        <t:Attribution userId="S::susrivastava@microsoft.com::ee3f9444-61e7-47aa-af54-e4d0c14d7e55" userProvider="AD" userName="Sudeept Srivastava"/>
        <t:Progress percentComplete="100"/>
      </t:Event>
    </t:History>
  </t:Task>
  <t:Task id="{CF9E4418-6B73-4B65-B6A3-D2A708511823}">
    <t:Anchor>
      <t:Comment id="1389985092"/>
    </t:Anchor>
    <t:History>
      <t:Event id="{B6C8B066-3D57-4AC9-B111-7771E3A849CE}" time="2021-12-01T20:25:31.136Z">
        <t:Attribution userId="S::v-szuber@microsoft.com::4a96915b-f1d3-4bac-a77b-80bf0ecf9490" userProvider="AD" userName="Suzanne Zuber (Aditi Consulting)"/>
        <t:Anchor>
          <t:Comment id="1389985092"/>
        </t:Anchor>
        <t:Create/>
      </t:Event>
      <t:Event id="{869942FD-1317-41AD-AE01-051CA9F0B018}" time="2021-12-01T20:25:31.136Z">
        <t:Attribution userId="S::v-szuber@microsoft.com::4a96915b-f1d3-4bac-a77b-80bf0ecf9490" userProvider="AD" userName="Suzanne Zuber (Aditi Consulting)"/>
        <t:Anchor>
          <t:Comment id="1389985092"/>
        </t:Anchor>
        <t:Assign userId="S::susrivastava@microsoft.com::ee3f9444-61e7-47aa-af54-e4d0c14d7e55" userProvider="AD" userName="Sudeept Srivastava"/>
      </t:Event>
      <t:Event id="{9B6E5ED7-4FC4-42C4-9F33-D2E61C189C4A}" time="2021-12-01T20:25:31.136Z">
        <t:Attribution userId="S::v-szuber@microsoft.com::4a96915b-f1d3-4bac-a77b-80bf0ecf9490" userProvider="AD" userName="Suzanne Zuber (Aditi Consulting)"/>
        <t:Anchor>
          <t:Comment id="1389985092"/>
        </t:Anchor>
        <t:SetTitle title="@Sudeept Srivastava Are these ordered steps? Also, please provide screenshots of each bulleted step so I can visually see how a customer follows them. Thanks"/>
      </t:Event>
      <t:Event id="{1DF34D64-C359-432A-BF50-77B13AD87749}" time="2021-12-02T07:15:04.67Z">
        <t:Attribution userId="S::susrivastava@microsoft.com::ee3f9444-61e7-47aa-af54-e4d0c14d7e55" userProvider="AD" userName="Sudeept Srivastava"/>
        <t:Anchor>
          <t:Comment id="149194592"/>
        </t:Anchor>
        <t:UnassignAll/>
      </t:Event>
      <t:Event id="{9ACB4491-DDCE-4FD9-9817-BCC8E40BB3E3}" time="2021-12-02T07:15:04.67Z">
        <t:Attribution userId="S::susrivastava@microsoft.com::ee3f9444-61e7-47aa-af54-e4d0c14d7e55" userProvider="AD" userName="Sudeept Srivastava"/>
        <t:Anchor>
          <t:Comment id="149194592"/>
        </t:Anchor>
        <t:Assign userId="S::v-szuber@microsoft.com::4a96915b-f1d3-4bac-a77b-80bf0ecf9490" userProvider="AD" userName="Suzanne Zuber (Aditi Consulting)"/>
      </t:Event>
      <t:Event id="{03104BF0-96FE-40EB-A7B7-A192551585E2}" time="2021-12-02T07:15:10.65Z">
        <t:Attribution userId="S::susrivastava@microsoft.com::ee3f9444-61e7-47aa-af54-e4d0c14d7e55" userProvider="AD" userName="Sudeept Srivastava"/>
        <t:Progress percentComplete="100"/>
      </t:Event>
    </t:History>
  </t:Task>
  <t:Task id="{F479522E-604B-4E68-951C-DEF3AE720C58}">
    <t:Anchor>
      <t:Comment id="19730646"/>
    </t:Anchor>
    <t:History>
      <t:Event id="{FAF56F19-E3C2-4476-B5F4-FB88B8FDE455}" time="2021-11-17T19:28:09.973Z">
        <t:Attribution userId="S::v-szuber@microsoft.com::4a96915b-f1d3-4bac-a77b-80bf0ecf9490" userProvider="AD" userName="Suzanne Zuber (Aditi Consulting)"/>
        <t:Anchor>
          <t:Comment id="19730646"/>
        </t:Anchor>
        <t:Create/>
      </t:Event>
      <t:Event id="{B183441B-42F0-4664-A100-F6996A7714BF}" time="2021-11-17T19:28:09.973Z">
        <t:Attribution userId="S::v-szuber@microsoft.com::4a96915b-f1d3-4bac-a77b-80bf0ecf9490" userProvider="AD" userName="Suzanne Zuber (Aditi Consulting)"/>
        <t:Anchor>
          <t:Comment id="19730646"/>
        </t:Anchor>
        <t:Assign userId="S::susrivastava@microsoft.com::ee3f9444-61e7-47aa-af54-e4d0c14d7e55" userProvider="AD" userName="Sudeept Srivastava"/>
      </t:Event>
      <t:Event id="{0E3B9C8A-C22D-4602-A370-6E8B4BE91B05}" time="2021-11-17T19:28:09.973Z">
        <t:Attribution userId="S::v-szuber@microsoft.com::4a96915b-f1d3-4bac-a77b-80bf0ecf9490" userProvider="AD" userName="Suzanne Zuber (Aditi Consulting)"/>
        <t:Anchor>
          <t:Comment id="19730646"/>
        </t:Anchor>
        <t:SetTitle title="@Sudeept Srivastava What does DNS mean?"/>
      </t:Event>
      <t:Event id="{43656C6F-4B7B-41EC-A5AB-55CAF2E87C50}" time="2021-11-18T06:11:11.293Z">
        <t:Attribution userId="S::susrivastava@microsoft.com::ee3f9444-61e7-47aa-af54-e4d0c14d7e55" userProvider="AD" userName="Sudeept Srivastava"/>
        <t:Anchor>
          <t:Comment id="997218630"/>
        </t:Anchor>
        <t:UnassignAll/>
      </t:Event>
      <t:Event id="{250FBA69-6E32-411A-840B-DAD5472F18F6}" time="2021-11-18T06:11:11.293Z">
        <t:Attribution userId="S::susrivastava@microsoft.com::ee3f9444-61e7-47aa-af54-e4d0c14d7e55" userProvider="AD" userName="Sudeept Srivastava"/>
        <t:Anchor>
          <t:Comment id="997218630"/>
        </t:Anchor>
        <t:Assign userId="S::v-szuber@microsoft.com::4a96915b-f1d3-4bac-a77b-80bf0ecf9490" userProvider="AD" userName="Suzanne Zuber (Aditi Consulting)"/>
      </t:Event>
      <t:Event id="{E2E00071-AC5B-4744-84B4-E1E64C15D45F}" time="2021-11-30T07:42:32.447Z">
        <t:Attribution userId="S::susrivastava@microsoft.com::ee3f9444-61e7-47aa-af54-e4d0c14d7e55" userProvider="AD" userName="Sudeept Srivastava"/>
        <t:Progress percentComplete="100"/>
      </t:Event>
    </t:History>
  </t:Task>
  <t:Task id="{A854142B-E4D5-4C58-A657-CC7296FC257C}">
    <t:Anchor>
      <t:Comment id="82632148"/>
    </t:Anchor>
    <t:History>
      <t:Event id="{DC089729-530A-4407-866D-F10EC6F02E59}" time="2021-11-17T19:29:06.759Z">
        <t:Attribution userId="S::v-szuber@microsoft.com::4a96915b-f1d3-4bac-a77b-80bf0ecf9490" userProvider="AD" userName="Suzanne Zuber (Aditi Consulting)"/>
        <t:Anchor>
          <t:Comment id="82632148"/>
        </t:Anchor>
        <t:Create/>
      </t:Event>
      <t:Event id="{29FCFEC6-0EC6-4939-8B8A-2AA5ACB9A7AC}" time="2021-11-17T19:29:06.759Z">
        <t:Attribution userId="S::v-szuber@microsoft.com::4a96915b-f1d3-4bac-a77b-80bf0ecf9490" userProvider="AD" userName="Suzanne Zuber (Aditi Consulting)"/>
        <t:Anchor>
          <t:Comment id="82632148"/>
        </t:Anchor>
        <t:Assign userId="S::susrivastava@microsoft.com::ee3f9444-61e7-47aa-af54-e4d0c14d7e55" userProvider="AD" userName="Sudeept Srivastava"/>
      </t:Event>
      <t:Event id="{C98EE077-784A-4426-899E-47517495CB3F}" time="2021-11-17T19:29:06.759Z">
        <t:Attribution userId="S::v-szuber@microsoft.com::4a96915b-f1d3-4bac-a77b-80bf0ecf9490" userProvider="AD" userName="Suzanne Zuber (Aditi Consulting)"/>
        <t:Anchor>
          <t:Comment id="82632148"/>
        </t:Anchor>
        <t:SetTitle title="@Sudeept Srivastava is this an acronym for something or a name?"/>
      </t:Event>
      <t:Event id="{B07B7DF3-C429-42B6-8FCC-CFBFC39A997E}" time="2021-11-18T06:16:27.288Z">
        <t:Attribution userId="S::susrivastava@microsoft.com::ee3f9444-61e7-47aa-af54-e4d0c14d7e55" userProvider="AD" userName="Sudeept Srivastava"/>
        <t:Progress percentComplete="100"/>
      </t:Event>
    </t:History>
  </t:Task>
  <t:Task id="{FE2E495F-42F7-4961-9BAA-6EADA8B0C35F}">
    <t:Anchor>
      <t:Comment id="516455528"/>
    </t:Anchor>
    <t:History>
      <t:Event id="{5D386F58-AC2D-4A05-BCDA-3E588D2DB7C2}" time="2021-11-20T00:26:23.876Z">
        <t:Attribution userId="S::v-szuber@microsoft.com::4a96915b-f1d3-4bac-a77b-80bf0ecf9490" userProvider="AD" userName="Suzanne Zuber (Aditi Consulting)"/>
        <t:Anchor>
          <t:Comment id="516455528"/>
        </t:Anchor>
        <t:Create/>
      </t:Event>
      <t:Event id="{8E60DBAF-4E6D-4B95-A607-07C57F8618D3}" time="2021-11-20T00:26:23.876Z">
        <t:Attribution userId="S::v-szuber@microsoft.com::4a96915b-f1d3-4bac-a77b-80bf0ecf9490" userProvider="AD" userName="Suzanne Zuber (Aditi Consulting)"/>
        <t:Anchor>
          <t:Comment id="516455528"/>
        </t:Anchor>
        <t:Assign userId="S::susrivastava@microsoft.com::ee3f9444-61e7-47aa-af54-e4d0c14d7e55" userProvider="AD" userName="Sudeept Srivastava"/>
      </t:Event>
      <t:Event id="{8A04B46A-C36F-425F-B300-B2EFB26D28CC}" time="2021-11-20T00:26:23.876Z">
        <t:Attribution userId="S::v-szuber@microsoft.com::4a96915b-f1d3-4bac-a77b-80bf0ecf9490" userProvider="AD" userName="Suzanne Zuber (Aditi Consulting)"/>
        <t:Anchor>
          <t:Comment id="516455528"/>
        </t:Anchor>
        <t:SetTitle title="@Sudeept Srivastava does this refer to an ARM template of processor?"/>
      </t:Event>
      <t:Event id="{2C5796C9-417B-4938-B94B-090AAEC6A425}" time="2021-11-22T06:13:12.931Z">
        <t:Attribution userId="S::susrivastava@microsoft.com::ee3f9444-61e7-47aa-af54-e4d0c14d7e55" userProvider="AD" userName="Sudeept Srivastava"/>
        <t:Anchor>
          <t:Comment id="1945215086"/>
        </t:Anchor>
        <t:UnassignAll/>
      </t:Event>
      <t:Event id="{8B410488-4BE6-48E4-940B-8661027CA9B1}" time="2021-11-22T06:13:12.931Z">
        <t:Attribution userId="S::susrivastava@microsoft.com::ee3f9444-61e7-47aa-af54-e4d0c14d7e55" userProvider="AD" userName="Sudeept Srivastava"/>
        <t:Anchor>
          <t:Comment id="1945215086"/>
        </t:Anchor>
        <t:Assign userId="S::v-szuber@microsoft.com::4a96915b-f1d3-4bac-a77b-80bf0ecf9490" userProvider="AD" userName="Suzanne Zuber (Aditi Consulting)"/>
      </t:Event>
      <t:Event id="{D1B9491D-FFB3-4D76-9162-B85E4D704044}" time="2021-11-30T07:42:53.746Z">
        <t:Attribution userId="S::susrivastava@microsoft.com::ee3f9444-61e7-47aa-af54-e4d0c14d7e55" userProvider="AD" userName="Sudeept Srivastava"/>
        <t:Progress percentComplete="100"/>
      </t:Event>
    </t:History>
  </t:Task>
  <t:Task id="{F04A76B2-9FF7-49D1-8C12-C0C8555DCC02}">
    <t:Anchor>
      <t:Comment id="1034563877"/>
    </t:Anchor>
    <t:History>
      <t:Event id="{5ADFEAA9-361A-4262-9343-4D42058243AD}" time="2021-12-14T23:03:24.576Z">
        <t:Attribution userId="S::v-szuber@microsoft.com::4a96915b-f1d3-4bac-a77b-80bf0ecf9490" userProvider="AD" userName="Suzanne Zuber (Aditi Consulting)"/>
        <t:Anchor>
          <t:Comment id="1034563877"/>
        </t:Anchor>
        <t:Create/>
      </t:Event>
      <t:Event id="{EA55E00B-338E-4E08-A76C-9D1348DDBF0D}" time="2021-12-14T23:03:24.576Z">
        <t:Attribution userId="S::v-szuber@microsoft.com::4a96915b-f1d3-4bac-a77b-80bf0ecf9490" userProvider="AD" userName="Suzanne Zuber (Aditi Consulting)"/>
        <t:Anchor>
          <t:Comment id="1034563877"/>
        </t:Anchor>
        <t:Assign userId="S::susrivastava@microsoft.com::ee3f9444-61e7-47aa-af54-e4d0c14d7e55" userProvider="AD" userName="Sudeept Srivastava"/>
      </t:Event>
      <t:Event id="{5A0D29D4-A877-4622-B144-95C5FD048141}" time="2021-12-14T23:03:24.576Z">
        <t:Attribution userId="S::v-szuber@microsoft.com::4a96915b-f1d3-4bac-a77b-80bf0ecf9490" userProvider="AD" userName="Suzanne Zuber (Aditi Consulting)"/>
        <t:Anchor>
          <t:Comment id="1034563877"/>
        </t:Anchor>
        <t:SetTitle title="@Sudeept Srivastava What’s a blade in this context? Have you seen it (the term) elsewhere in MS docs?"/>
      </t:Event>
      <t:Event id="{8ACD13A0-9896-46BC-AA65-4E77F8D1457A}" time="2022-01-03T05:26:38.458Z">
        <t:Attribution userId="S::susrivastava@microsoft.com::ee3f9444-61e7-47aa-af54-e4d0c14d7e55" userProvider="AD" userName="Sudeept Srivastava"/>
        <t:Anchor>
          <t:Comment id="559319784"/>
        </t:Anchor>
        <t:UnassignAll/>
      </t:Event>
      <t:Event id="{48EE19E9-6FB0-490A-AFDB-879733475BC6}" time="2022-01-03T05:26:38.458Z">
        <t:Attribution userId="S::susrivastava@microsoft.com::ee3f9444-61e7-47aa-af54-e4d0c14d7e55" userProvider="AD" userName="Sudeept Srivastava"/>
        <t:Anchor>
          <t:Comment id="559319784"/>
        </t:Anchor>
        <t:Assign userId="S::v-szuber@microsoft.com::4a96915b-f1d3-4bac-a77b-80bf0ecf9490" userProvider="AD" userName="Suzanne Zuber (Aditi Consulting)"/>
      </t:Event>
      <t:Event id="{3179A2FD-92DE-41DD-937D-71C4045D918A}" time="2022-01-03T05:26:43.811Z">
        <t:Attribution userId="S::susrivastava@microsoft.com::ee3f9444-61e7-47aa-af54-e4d0c14d7e55" userProvider="AD" userName="Sudeept Srivastava"/>
        <t:Progress percentComplete="100"/>
      </t:Event>
    </t:History>
  </t:Task>
  <t:Task id="{876DD5ED-9B5D-41A6-AADF-C5D59C8BE51C}">
    <t:Anchor>
      <t:Comment id="735720444"/>
    </t:Anchor>
    <t:History>
      <t:Event id="{87574779-1BFA-46C5-B80C-3657C7C75161}" time="2022-01-06T15:58:36.075Z">
        <t:Attribution userId="S::susrivastava@microsoft.com::ee3f9444-61e7-47aa-af54-e4d0c14d7e55" userProvider="AD" userName="Sudeept Srivastava"/>
        <t:Anchor>
          <t:Comment id="735720444"/>
        </t:Anchor>
        <t:Create/>
      </t:Event>
      <t:Event id="{FE80CC9F-F0B1-438D-9023-7C0DB76545E1}" time="2022-01-06T15:58:36.075Z">
        <t:Attribution userId="S::susrivastava@microsoft.com::ee3f9444-61e7-47aa-af54-e4d0c14d7e55" userProvider="AD" userName="Sudeept Srivastava"/>
        <t:Anchor>
          <t:Comment id="735720444"/>
        </t:Anchor>
        <t:Assign userId="S::v-szuber@microsoft.com::4a96915b-f1d3-4bac-a77b-80bf0ecf9490" userProvider="AD" userName="Suzanne Zuber (Aditi Consulting)"/>
      </t:Event>
      <t:Event id="{25090AA8-3F63-4918-BCEB-C115AEDFDA29}" time="2022-01-06T15:58:36.075Z">
        <t:Attribution userId="S::susrivastava@microsoft.com::ee3f9444-61e7-47aa-af54-e4d0c14d7e55" userProvider="AD" userName="Sudeept Srivastava"/>
        <t:Anchor>
          <t:Comment id="735720444"/>
        </t:Anchor>
        <t:SetTitle title="@Suzanne Zuber (Aditi Consulting) this section is not complete in the docs, please align it."/>
      </t:Event>
      <t:Event id="{47F57BEA-6603-4507-AB28-3ED6D8E1BFE6}" time="2022-01-06T16:43:19.396Z">
        <t:Attribution userId="S::v-szuber@microsoft.com::4a96915b-f1d3-4bac-a77b-80bf0ecf9490" userProvider="AD" userName="Suzanne Zuber (Aditi Consulting)"/>
        <t:Anchor>
          <t:Comment id="1583502938"/>
        </t:Anchor>
        <t:UnassignAll/>
      </t:Event>
      <t:Event id="{1F41A5C3-D852-416D-89D3-DC881D33EA19}" time="2022-01-06T16:43:19.396Z">
        <t:Attribution userId="S::v-szuber@microsoft.com::4a96915b-f1d3-4bac-a77b-80bf0ecf9490" userProvider="AD" userName="Suzanne Zuber (Aditi Consulting)"/>
        <t:Anchor>
          <t:Comment id="1583502938"/>
        </t:Anchor>
        <t:Assign userId="S::susrivastava@microsoft.com::ee3f9444-61e7-47aa-af54-e4d0c14d7e55" userProvider="AD" userName="Sudeept Srivastava"/>
      </t:Event>
      <t:Event id="{E548EB09-B926-4486-90C5-99675777B0F9}" time="2022-01-07T07:51:36.43Z">
        <t:Attribution userId="S::susrivastava@microsoft.com::ee3f9444-61e7-47aa-af54-e4d0c14d7e55" userProvider="AD" userName="Sudeept Srivastava"/>
        <t:Anchor>
          <t:Comment id="604037472"/>
        </t:Anchor>
        <t:UnassignAll/>
      </t:Event>
      <t:Event id="{44956EBF-CF7E-4A42-A87A-EF51A3BA32A0}" time="2022-01-07T07:51:36.43Z">
        <t:Attribution userId="S::susrivastava@microsoft.com::ee3f9444-61e7-47aa-af54-e4d0c14d7e55" userProvider="AD" userName="Sudeept Srivastava"/>
        <t:Anchor>
          <t:Comment id="604037472"/>
        </t:Anchor>
        <t:Assign userId="S::v-szuber@microsoft.com::4a96915b-f1d3-4bac-a77b-80bf0ecf9490" userProvider="AD" userName="Suzanne Zuber (Aditi Consulting)"/>
      </t:Event>
      <t:Event id="{BE176A5D-041B-483E-BC4E-B4730CFB46CA}" time="2022-02-01T18:59:46.85Z">
        <t:Attribution userId="S::v-szuber@microsoft.com::4a96915b-f1d3-4bac-a77b-80bf0ecf9490" userProvider="AD" userName="Suzanne Zuber (Aditi Consulting)"/>
        <t:Progress percentComplete="100"/>
      </t:Event>
    </t:History>
  </t:Task>
  <t:Task id="{55A395BE-5477-4B7B-87D4-7A747D485392}">
    <t:Anchor>
      <t:Comment id="426257644"/>
    </t:Anchor>
    <t:History>
      <t:Event id="{CEF436D6-54A0-423B-B2C9-1E53265BA103}" time="2021-12-21T23:36:20.354Z">
        <t:Attribution userId="S::v-szuber@microsoft.com::4a96915b-f1d3-4bac-a77b-80bf0ecf9490" userProvider="AD" userName="Suzanne Zuber (Aditi Consulting)"/>
        <t:Anchor>
          <t:Comment id="426257644"/>
        </t:Anchor>
        <t:Create/>
      </t:Event>
      <t:Event id="{FA197BE8-C675-4676-A751-F15B8600A05F}" time="2021-12-21T23:36:20.354Z">
        <t:Attribution userId="S::v-szuber@microsoft.com::4a96915b-f1d3-4bac-a77b-80bf0ecf9490" userProvider="AD" userName="Suzanne Zuber (Aditi Consulting)"/>
        <t:Anchor>
          <t:Comment id="426257644"/>
        </t:Anchor>
        <t:Assign userId="S::susrivastava@microsoft.com::ee3f9444-61e7-47aa-af54-e4d0c14d7e55" userProvider="AD" userName="Sudeept Srivastava"/>
      </t:Event>
      <t:Event id="{7F03FF9D-0A62-4752-86B9-597AC4193785}" time="2021-12-21T23:36:20.354Z">
        <t:Attribution userId="S::v-szuber@microsoft.com::4a96915b-f1d3-4bac-a77b-80bf0ecf9490" userProvider="AD" userName="Suzanne Zuber (Aditi Consulting)"/>
        <t:Anchor>
          <t:Comment id="426257644"/>
        </t:Anchor>
        <t:SetTitle title="@Sudeept Srivastava was this section moved? Looks like it is now below the Process to onboard in Arc for AVS preview... please verify this is correct to move section."/>
      </t:Event>
      <t:Event id="{133CD362-5582-4B22-BE57-2E4B37B9F701}" time="2022-01-03T05:25:07.963Z">
        <t:Attribution userId="S::susrivastava@microsoft.com::ee3f9444-61e7-47aa-af54-e4d0c14d7e55" userProvider="AD" userName="Sudeept Srivastava"/>
        <t:Anchor>
          <t:Comment id="257838987"/>
        </t:Anchor>
        <t:UnassignAll/>
      </t:Event>
      <t:Event id="{25E20618-8DCE-4B44-95AE-6B683DCC914E}" time="2022-01-03T05:25:07.963Z">
        <t:Attribution userId="S::susrivastava@microsoft.com::ee3f9444-61e7-47aa-af54-e4d0c14d7e55" userProvider="AD" userName="Sudeept Srivastava"/>
        <t:Anchor>
          <t:Comment id="257838987"/>
        </t:Anchor>
        <t:Assign userId="S::v-szuber@microsoft.com::4a96915b-f1d3-4bac-a77b-80bf0ecf9490" userProvider="AD" userName="Suzanne Zuber (Aditi Consulting)"/>
      </t:Event>
      <t:Event id="{9892331D-DCD7-4992-AE3A-0AE04C11E1BA}" time="2022-01-03T05:25:13.801Z">
        <t:Attribution userId="S::susrivastava@microsoft.com::ee3f9444-61e7-47aa-af54-e4d0c14d7e55" userProvider="AD" userName="Sudeept Srivastava"/>
        <t:Progress percentComplete="100"/>
      </t:Event>
      <t:Event id="{108BFCAC-7B09-451E-8B6F-03FC58A6C67C}" time="2022-01-03T20:27:35.201Z">
        <t:Attribution userId="S::v-szuber@microsoft.com::4a96915b-f1d3-4bac-a77b-80bf0ecf9490" userProvider="AD" userName="Suzanne Zuber (Aditi Consulting)"/>
        <t:Progress percentComplete="0"/>
      </t:Event>
      <t:Event id="{0A3BF3A7-A9B8-422E-8D74-0BEB101893E2}" time="2022-01-03T20:28:04.362Z">
        <t:Attribution userId="S::v-szuber@microsoft.com::4a96915b-f1d3-4bac-a77b-80bf0ecf9490" userProvider="AD" userName="Suzanne Zuber (Aditi Consulting)"/>
        <t:Anchor>
          <t:Comment id="1032121176"/>
        </t:Anchor>
        <t:UnassignAll/>
      </t:Event>
      <t:Event id="{E7A8ABE1-67BE-49D2-8762-C1C8B14A62CC}" time="2022-01-03T20:28:04.362Z">
        <t:Attribution userId="S::v-szuber@microsoft.com::4a96915b-f1d3-4bac-a77b-80bf0ecf9490" userProvider="AD" userName="Suzanne Zuber (Aditi Consulting)"/>
        <t:Anchor>
          <t:Comment id="1032121176"/>
        </t:Anchor>
        <t:Assign userId="S::susrivastava@microsoft.com::ee3f9444-61e7-47aa-af54-e4d0c14d7e55" userProvider="AD" userName="Sudeept Srivastava"/>
      </t:Event>
      <t:Event id="{08A63B53-8753-49C5-BFCE-EACFD66AC6D3}" time="2022-01-04T06:15:47.13Z">
        <t:Attribution userId="S::susrivastava@microsoft.com::ee3f9444-61e7-47aa-af54-e4d0c14d7e55" userProvider="AD" userName="Sudeept Srivastava"/>
        <t:Anchor>
          <t:Comment id="1276944590"/>
        </t:Anchor>
        <t:UnassignAll/>
      </t:Event>
      <t:Event id="{3107BA85-C82E-443D-A43C-6D6381E19EB5}" time="2022-01-04T06:15:47.13Z">
        <t:Attribution userId="S::susrivastava@microsoft.com::ee3f9444-61e7-47aa-af54-e4d0c14d7e55" userProvider="AD" userName="Sudeept Srivastava"/>
        <t:Anchor>
          <t:Comment id="1276944590"/>
        </t:Anchor>
        <t:Assign userId="S::v-szuber@microsoft.com::4a96915b-f1d3-4bac-a77b-80bf0ecf9490" userProvider="AD" userName="Suzanne Zuber (Aditi Consulting)"/>
      </t:Event>
      <t:Event id="{4085B075-E9BD-4BC2-8F7E-A01CEA9E5ABE}" time="2022-01-04T11:15:36.677Z">
        <t:Attribution userId="S::susrivastava@microsoft.com::ee3f9444-61e7-47aa-af54-e4d0c14d7e55" userProvider="AD" userName="Sudeept Srivastava"/>
        <t:Progress percentComplete="100"/>
      </t:Event>
    </t:History>
  </t:Task>
  <t:Task id="{D2CE6F8F-31C2-47B2-903C-588168EFC06A}">
    <t:Anchor>
      <t:Comment id="304224114"/>
    </t:Anchor>
    <t:History>
      <t:Event id="{6696D17D-A41A-42BD-BCD8-F2234DA36CAB}" time="2021-11-30T17:19:31.309Z">
        <t:Attribution userId="S::v-szuber@microsoft.com::4a96915b-f1d3-4bac-a77b-80bf0ecf9490" userProvider="AD" userName="Suzanne Zuber (Aditi Consulting)"/>
        <t:Anchor>
          <t:Comment id="304224114"/>
        </t:Anchor>
        <t:Create/>
      </t:Event>
      <t:Event id="{97D77809-3E21-433B-8402-E54133847BA6}" time="2021-11-30T17:19:31.309Z">
        <t:Attribution userId="S::v-szuber@microsoft.com::4a96915b-f1d3-4bac-a77b-80bf0ecf9490" userProvider="AD" userName="Suzanne Zuber (Aditi Consulting)"/>
        <t:Anchor>
          <t:Comment id="304224114"/>
        </t:Anchor>
        <t:Assign userId="S::susrivastava@microsoft.com::ee3f9444-61e7-47aa-af54-e4d0c14d7e55" userProvider="AD" userName="Sudeept Srivastava"/>
      </t:Event>
      <t:Event id="{4377DE61-61F9-43A6-801C-1F1471C90A50}" time="2021-11-30T17:19:31.309Z">
        <t:Attribution userId="S::v-szuber@microsoft.com::4a96915b-f1d3-4bac-a77b-80bf0ecf9490" userProvider="AD" userName="Suzanne Zuber (Aditi Consulting)"/>
        <t:Anchor>
          <t:Comment id="304224114"/>
        </t:Anchor>
        <t:SetTitle title="@Sudeept Srivastava is there a link expected for the URL?"/>
      </t:Event>
      <t:Event id="{2E389631-6B00-4CB5-99D7-17682EA47996}" time="2021-12-01T06:05:30.581Z">
        <t:Attribution userId="S::susrivastava@microsoft.com::ee3f9444-61e7-47aa-af54-e4d0c14d7e55" userProvider="AD" userName="Sudeept Srivastava"/>
        <t:Anchor>
          <t:Comment id="555168444"/>
        </t:Anchor>
        <t:UnassignAll/>
      </t:Event>
      <t:Event id="{B5399CFC-8522-4952-A988-68C2AEA05309}" time="2021-12-01T06:05:30.581Z">
        <t:Attribution userId="S::susrivastava@microsoft.com::ee3f9444-61e7-47aa-af54-e4d0c14d7e55" userProvider="AD" userName="Sudeept Srivastava"/>
        <t:Anchor>
          <t:Comment id="555168444"/>
        </t:Anchor>
        <t:Assign userId="S::v-szuber@microsoft.com::4a96915b-f1d3-4bac-a77b-80bf0ecf9490" userProvider="AD" userName="Suzanne Zuber (Aditi Consulting)"/>
      </t:Event>
      <t:Event id="{83C29F2B-5879-494B-92D4-AD792BAF96BF}" time="2021-12-01T06:05:34.632Z">
        <t:Attribution userId="S::susrivastava@microsoft.com::ee3f9444-61e7-47aa-af54-e4d0c14d7e55" userProvider="AD" userName="Sudeept Srivastava"/>
        <t:Progress percentComplete="100"/>
      </t:Event>
    </t:History>
  </t:Task>
  <t:Task id="{C9A55D76-D88F-45FE-9B0C-E919930BFA5F}">
    <t:Anchor>
      <t:Comment id="195579719"/>
    </t:Anchor>
    <t:History>
      <t:Event id="{388065D1-9C8C-43F7-8ED2-6866358E5D21}" time="2021-12-09T16:21:16.892Z">
        <t:Attribution userId="S::v-szuber@microsoft.com::4a96915b-f1d3-4bac-a77b-80bf0ecf9490" userProvider="AD" userName="Suzanne Zuber (Aditi Consulting)"/>
        <t:Anchor>
          <t:Comment id="195579719"/>
        </t:Anchor>
        <t:Create/>
      </t:Event>
      <t:Event id="{152FF787-B96E-4215-801E-E0D7A66A50E9}" time="2021-12-09T16:21:16.892Z">
        <t:Attribution userId="S::v-szuber@microsoft.com::4a96915b-f1d3-4bac-a77b-80bf0ecf9490" userProvider="AD" userName="Suzanne Zuber (Aditi Consulting)"/>
        <t:Anchor>
          <t:Comment id="195579719"/>
        </t:Anchor>
        <t:Assign userId="S::utbanerj@microsoft.com::52784401-19ea-4f1f-9a37-b941a6c35a28" userProvider="AD" userName="Uthsa Banerjee"/>
      </t:Event>
      <t:Event id="{CED6ED8B-231A-4795-8C4A-75DF62C0CFA7}" time="2021-12-09T16:21:16.892Z">
        <t:Attribution userId="S::v-szuber@microsoft.com::4a96915b-f1d3-4bac-a77b-80bf0ecf9490" userProvider="AD" userName="Suzanne Zuber (Aditi Consulting)"/>
        <t:Anchor>
          <t:Comment id="195579719"/>
        </t:Anchor>
        <t:SetTitle title="@Uthsa Banerjee Please update the screen shot to have a white background, thank you."/>
      </t:Event>
      <t:Event id="{C298EE04-36CD-4A3A-88B0-908069817927}" time="2021-12-10T16:54:12.134Z">
        <t:Attribution userId="S::v-szuber@microsoft.com::4a96915b-f1d3-4bac-a77b-80bf0ecf9490" userProvider="AD" userName="Suzanne Zuber (Aditi Consulting)"/>
        <t:Progress percentComplete="100"/>
      </t:Event>
    </t:History>
  </t:Task>
  <t:Task id="{F51CC0E9-8F8E-446E-A7A3-4846915EF810}">
    <t:Anchor>
      <t:Comment id="1029804298"/>
    </t:Anchor>
    <t:History>
      <t:Event id="{968A81F8-7823-4CC2-95E0-F542CF779289}" time="2021-12-13T08:21:48.802Z">
        <t:Attribution userId="S::susrivastava@microsoft.com::ee3f9444-61e7-47aa-af54-e4d0c14d7e55" userProvider="AD" userName="Sudeept Srivastava"/>
        <t:Anchor>
          <t:Comment id="1029804298"/>
        </t:Anchor>
        <t:Create/>
      </t:Event>
      <t:Event id="{91CC8256-C4A6-4C58-9A11-419DC14062EC}" time="2021-12-13T08:21:48.802Z">
        <t:Attribution userId="S::susrivastava@microsoft.com::ee3f9444-61e7-47aa-af54-e4d0c14d7e55" userProvider="AD" userName="Sudeept Srivastava"/>
        <t:Anchor>
          <t:Comment id="1029804298"/>
        </t:Anchor>
        <t:Assign userId="S::v-szuber@microsoft.com::4a96915b-f1d3-4bac-a77b-80bf0ecf9490" userProvider="AD" userName="Suzanne Zuber (Aditi Consulting)"/>
      </t:Event>
      <t:Event id="{CE99425F-52EB-409A-A6CC-6B5E46AA1243}" time="2021-12-13T08:21:48.802Z">
        <t:Attribution userId="S::susrivastava@microsoft.com::ee3f9444-61e7-47aa-af54-e4d0c14d7e55" userProvider="AD" userName="Sudeept Srivastava"/>
        <t:Anchor>
          <t:Comment id="1029804298"/>
        </t:Anchor>
        <t:SetTitle title="@Suzanne Zuber (Aditi Consulting) I think we should keep this screen shot, this is a new blade that has come up and will be intuitive to users. Also I have changed all screen shot to high resolution, so let me know if they work on the docs."/>
      </t:Event>
      <t:Event id="{600D97E0-335A-4AEB-AE70-4EDF2179B886}" time="2021-12-13T08:21:57.39Z">
        <t:Attribution userId="S::susrivastava@microsoft.com::ee3f9444-61e7-47aa-af54-e4d0c14d7e55" userProvider="AD" userName="Sudeept Srivastava"/>
        <t:Progress percentComplete="100"/>
      </t:Event>
    </t:History>
  </t:Task>
  <t:Task id="{1611D1DC-F7B4-46CD-9A6B-9B5E7F854E89}">
    <t:Anchor>
      <t:Comment id="744494332"/>
    </t:Anchor>
    <t:History>
      <t:Event id="{6E23495A-F7FB-470D-A4E8-648D817650FB}" time="2021-12-01T22:32:49Z">
        <t:Attribution userId="S::v-szuber@microsoft.com::4a96915b-f1d3-4bac-a77b-80bf0ecf9490" userProvider="AD" userName="Suzanne Zuber (Aditi Consulting)"/>
        <t:Anchor>
          <t:Comment id="744494332"/>
        </t:Anchor>
        <t:Create/>
      </t:Event>
      <t:Event id="{B42F7627-A0A8-4F17-86EF-85691A79A26B}" time="2021-12-01T22:32:49Z">
        <t:Attribution userId="S::v-szuber@microsoft.com::4a96915b-f1d3-4bac-a77b-80bf0ecf9490" userProvider="AD" userName="Suzanne Zuber (Aditi Consulting)"/>
        <t:Anchor>
          <t:Comment id="744494332"/>
        </t:Anchor>
        <t:Assign userId="S::susrivastava@microsoft.com::ee3f9444-61e7-47aa-af54-e4d0c14d7e55" userProvider="AD" userName="Sudeept Srivastava"/>
      </t:Event>
      <t:Event id="{1F6B97DB-0528-4508-A53A-81446D42115B}" time="2021-12-01T22:32:49Z">
        <t:Attribution userId="S::v-szuber@microsoft.com::4a96915b-f1d3-4bac-a77b-80bf0ecf9490" userProvider="AD" userName="Suzanne Zuber (Aditi Consulting)"/>
        <t:Anchor>
          <t:Comment id="744494332"/>
        </t:Anchor>
        <t:SetTitle title="@Sudeept Srivastava When I click on +Create using the link you sent to follow steps, there isn't a drop down menu for me to choose &quot;Azure VMware Solution virtual machine&quot; from. Instead it takes me to a different page that lists &quot;Popular Azure resources&quot;."/>
      </t:Event>
      <t:Event id="{CDD98BD3-B66F-4F53-A94E-4E2FF0C9BC62}" time="2021-12-07T07:14:57.943Z">
        <t:Attribution userId="S::susrivastava@microsoft.com::ee3f9444-61e7-47aa-af54-e4d0c14d7e55" userProvider="AD" userName="Sudeept Srivastava"/>
        <t:Anchor>
          <t:Comment id="1467067803"/>
        </t:Anchor>
        <t:UnassignAll/>
      </t:Event>
      <t:Event id="{E3AF5697-B7E1-4578-ACC2-7F246CA1458A}" time="2021-12-07T07:14:57.943Z">
        <t:Attribution userId="S::susrivastava@microsoft.com::ee3f9444-61e7-47aa-af54-e4d0c14d7e55" userProvider="AD" userName="Sudeept Srivastava"/>
        <t:Anchor>
          <t:Comment id="1467067803"/>
        </t:Anchor>
        <t:Assign userId="S::v-szuber@microsoft.com::4a96915b-f1d3-4bac-a77b-80bf0ecf9490" userProvider="AD" userName="Suzanne Zuber (Aditi Consulting)"/>
      </t:Event>
      <t:Event id="{1157AE76-702C-4CB4-878B-6F01FB982DCF}" time="2021-12-07T07:15:01.653Z">
        <t:Attribution userId="S::susrivastava@microsoft.com::ee3f9444-61e7-47aa-af54-e4d0c14d7e55" userProvider="AD" userName="Sudeept Srivastava"/>
        <t:Progress percentComplete="100"/>
      </t:Event>
    </t:History>
  </t:Task>
  <t:Task id="{7F63698D-7B50-49BF-B244-4AA60D06F7A1}">
    <t:Anchor>
      <t:Comment id="2001254070"/>
    </t:Anchor>
    <t:History>
      <t:Event id="{B8C41D78-1F1B-43D2-985F-76D8B535C5A5}" time="2021-12-07T19:11:25.248Z">
        <t:Attribution userId="S::v-szuber@microsoft.com::4a96915b-f1d3-4bac-a77b-80bf0ecf9490" userProvider="AD" userName="Suzanne Zuber (Aditi Consulting)"/>
        <t:Anchor>
          <t:Comment id="2001254070"/>
        </t:Anchor>
        <t:Create/>
      </t:Event>
      <t:Event id="{ABF583DA-B57B-4792-9813-1E187011F78B}" time="2021-12-07T19:11:25.248Z">
        <t:Attribution userId="S::v-szuber@microsoft.com::4a96915b-f1d3-4bac-a77b-80bf0ecf9490" userProvider="AD" userName="Suzanne Zuber (Aditi Consulting)"/>
        <t:Anchor>
          <t:Comment id="2001254070"/>
        </t:Anchor>
        <t:Assign userId="S::susrivastava@microsoft.com::ee3f9444-61e7-47aa-af54-e4d0c14d7e55" userProvider="AD" userName="Sudeept Srivastava"/>
      </t:Event>
      <t:Event id="{2597BA24-65A2-4B1D-BAD5-2D6F8C54665F}" time="2021-12-07T19:11:25.248Z">
        <t:Attribution userId="S::v-szuber@microsoft.com::4a96915b-f1d3-4bac-a77b-80bf0ecf9490" userProvider="AD" userName="Suzanne Zuber (Aditi Consulting)"/>
        <t:Anchor>
          <t:Comment id="2001254070"/>
        </t:Anchor>
        <t:SetTitle title="@Sudeept Srivastava is this one command or several? If several, please separate them out on different lines to differentiate them."/>
      </t:Event>
      <t:Event id="{92195D1F-081C-49D4-94CC-185F8AE535BF}" time="2021-12-08T08:34:12.18Z">
        <t:Attribution userId="S::susrivastava@microsoft.com::ee3f9444-61e7-47aa-af54-e4d0c14d7e55" userProvider="AD" userName="Sudeept Srivastava"/>
        <t:Anchor>
          <t:Comment id="1127895611"/>
        </t:Anchor>
        <t:UnassignAll/>
      </t:Event>
      <t:Event id="{60E67E5C-C8D7-48C5-BECF-483A0EB27CB1}" time="2021-12-08T08:34:12.18Z">
        <t:Attribution userId="S::susrivastava@microsoft.com::ee3f9444-61e7-47aa-af54-e4d0c14d7e55" userProvider="AD" userName="Sudeept Srivastava"/>
        <t:Anchor>
          <t:Comment id="1127895611"/>
        </t:Anchor>
        <t:Assign userId="S::v-szuber@microsoft.com::4a96915b-f1d3-4bac-a77b-80bf0ecf9490" userProvider="AD" userName="Suzanne Zuber (Aditi Consulting)"/>
      </t:Event>
      <t:Event id="{47741FA2-C9B7-42A0-92D1-76FC535497A6}" time="2021-12-13T05:53:13.642Z">
        <t:Attribution userId="S::susrivastava@microsoft.com::ee3f9444-61e7-47aa-af54-e4d0c14d7e55" userProvider="AD" userName="Sudeept Srivastava"/>
        <t:Progress percentComplete="100"/>
      </t:Event>
    </t:History>
  </t:Task>
  <t:Task id="{E3E895FF-13B9-4B7B-9F46-C9D70AADCDD7}">
    <t:Anchor>
      <t:Comment id="625041140"/>
    </t:Anchor>
    <t:History>
      <t:Event id="{435A7FFC-8193-4B36-94C0-A1C51DD3EF9B}" time="2021-12-03T19:25:23.122Z">
        <t:Attribution userId="S::v-szuber@microsoft.com::4a96915b-f1d3-4bac-a77b-80bf0ecf9490" userProvider="AD" userName="Suzanne Zuber (Aditi Consulting)"/>
        <t:Anchor>
          <t:Comment id="1703842703"/>
        </t:Anchor>
        <t:Create/>
      </t:Event>
      <t:Event id="{064F1A3D-4C6B-4B4B-A6E9-AF3DE296D640}" time="2021-12-03T19:25:23.122Z">
        <t:Attribution userId="S::v-szuber@microsoft.com::4a96915b-f1d3-4bac-a77b-80bf0ecf9490" userProvider="AD" userName="Suzanne Zuber (Aditi Consulting)"/>
        <t:Anchor>
          <t:Comment id="1703842703"/>
        </t:Anchor>
        <t:Assign userId="S::utbanerj@microsoft.com::52784401-19ea-4f1f-9a37-b941a6c35a28" userProvider="AD" userName="Uthsa Banerjee"/>
      </t:Event>
      <t:Event id="{53DEA434-1CFD-44B3-8796-C6E40FF2A4B7}" time="2021-12-03T19:25:23.122Z">
        <t:Attribution userId="S::v-szuber@microsoft.com::4a96915b-f1d3-4bac-a77b-80bf0ecf9490" userProvider="AD" userName="Suzanne Zuber (Aditi Consulting)"/>
        <t:Anchor>
          <t:Comment id="1703842703"/>
        </t:Anchor>
        <t:SetTitle title="@Uthsa Banerjee please provide a new screenshot as mentioned above, thank you."/>
      </t:Event>
      <t:Event id="{76F9408B-3450-473F-8DD6-FFA54D15A3A8}" time="2021-12-09T11:31:56.1Z">
        <t:Attribution userId="S::utbanerj@microsoft.com::52784401-19ea-4f1f-9a37-b941a6c35a28" userProvider="AD" userName="Uthsa Banerjee"/>
        <t:Progress percentComplete="100"/>
      </t:Event>
    </t:History>
  </t:Task>
  <t:Task id="{0C30F601-7BCD-412A-9C9C-9AB9BCE928ED}">
    <t:Anchor>
      <t:Comment id="1479392024"/>
    </t:Anchor>
    <t:History>
      <t:Event id="{90B5E5E8-14EF-4506-950C-3041E5DD1500}" time="2022-01-04T21:22:56.225Z">
        <t:Attribution userId="S::v-szuber@microsoft.com::4a96915b-f1d3-4bac-a77b-80bf0ecf9490" userProvider="AD" userName="Suzanne Zuber (Aditi Consulting)"/>
        <t:Anchor>
          <t:Comment id="1479392024"/>
        </t:Anchor>
        <t:Create/>
      </t:Event>
      <t:Event id="{3A8E3275-CA9B-4A1B-83D2-A201B974C67A}" time="2022-01-04T21:22:56.225Z">
        <t:Attribution userId="S::v-szuber@microsoft.com::4a96915b-f1d3-4bac-a77b-80bf0ecf9490" userProvider="AD" userName="Suzanne Zuber (Aditi Consulting)"/>
        <t:Anchor>
          <t:Comment id="1479392024"/>
        </t:Anchor>
        <t:Assign userId="S::susrivastava@microsoft.com::ee3f9444-61e7-47aa-af54-e4d0c14d7e55" userProvider="AD" userName="Sudeept Srivastava"/>
      </t:Event>
      <t:Event id="{8671793F-FAB7-44DE-A293-793A6C68C0AC}" time="2022-01-04T21:22:56.225Z">
        <t:Attribution userId="S::v-szuber@microsoft.com::4a96915b-f1d3-4bac-a77b-80bf0ecf9490" userProvider="AD" userName="Suzanne Zuber (Aditi Consulting)"/>
        <t:Anchor>
          <t:Comment id="1479392024"/>
        </t:Anchor>
        <t:SetTitle title="@Sudeept Srivastava these URLs have the same issue as the one above. If they are for a general internet search, suggest removing the '*.&quot; from the URLs to make them clickable links in the article."/>
      </t:Event>
      <t:Event id="{785F31D3-33AC-4F16-A194-F1E62D7F7374}" time="2022-01-06T06:24:14.656Z">
        <t:Attribution userId="S::susrivastava@microsoft.com::ee3f9444-61e7-47aa-af54-e4d0c14d7e55" userProvider="AD" userName="Sudeept Srivastava"/>
        <t:Progress percentComplete="100"/>
      </t:Event>
    </t:History>
  </t:Task>
  <t:Task id="{9C5F749C-D8CB-4909-99CB-B8ED325B2453}">
    <t:Anchor>
      <t:Comment id="33794885"/>
    </t:Anchor>
    <t:History>
      <t:Event id="{0C292C0F-8FF6-433A-8C28-0DFAB04E94FE}" time="2021-12-06T10:37:52.352Z">
        <t:Attribution userId="S::susrivastava@microsoft.com::ee3f9444-61e7-47aa-af54-e4d0c14d7e55" userProvider="AD" userName="Sudeept Srivastava"/>
        <t:Anchor>
          <t:Comment id="33794885"/>
        </t:Anchor>
        <t:Create/>
      </t:Event>
      <t:Event id="{117C6705-AA4A-467E-A0C7-7FB88367802D}" time="2021-12-06T10:37:52.352Z">
        <t:Attribution userId="S::susrivastava@microsoft.com::ee3f9444-61e7-47aa-af54-e4d0c14d7e55" userProvider="AD" userName="Sudeept Srivastava"/>
        <t:Anchor>
          <t:Comment id="33794885"/>
        </t:Anchor>
        <t:Assign userId="S::v-szuber@microsoft.com::4a96915b-f1d3-4bac-a77b-80bf0ecf9490" userProvider="AD" userName="Suzanne Zuber (Aditi Consulting)"/>
      </t:Event>
      <t:Event id="{F07870D9-B26D-4E1B-BCD0-31BFD8700277}" time="2021-12-06T10:37:52.352Z">
        <t:Attribution userId="S::susrivastava@microsoft.com::ee3f9444-61e7-47aa-af54-e4d0c14d7e55" userProvider="AD" userName="Sudeept Srivastava"/>
        <t:Anchor>
          <t:Comment id="33794885"/>
        </t:Anchor>
        <t:SetTitle title="@Suzanne Zuber (Aditi Consulting) I have done some re-arranging here, the script install process starts first and down below behind the scene what script does is explained. Can you please align the document accordingly? I checked you PR."/>
      </t:Event>
      <t:Event id="{3C49AF81-6B25-4CB3-99AC-A95BE0207ECE}" time="2021-12-13T05:44:53.516Z">
        <t:Attribution userId="S::susrivastava@microsoft.com::ee3f9444-61e7-47aa-af54-e4d0c14d7e55" userProvider="AD" userName="Sudeept Srivastava"/>
        <t:Progress percentComplete="100"/>
      </t:Event>
    </t:History>
  </t:Task>
  <t:Task id="{D8BD42CD-FEAA-481B-801B-D10D081193B1}">
    <t:Anchor>
      <t:Comment id="807615589"/>
    </t:Anchor>
    <t:History>
      <t:Event id="{BFF4D0DE-D0D3-4133-8A36-6C3C277DC424}" time="2021-12-07T18:32:13.861Z">
        <t:Attribution userId="S::v-szuber@microsoft.com::4a96915b-f1d3-4bac-a77b-80bf0ecf9490" userProvider="AD" userName="Suzanne Zuber (Aditi Consulting)"/>
        <t:Anchor>
          <t:Comment id="807615589"/>
        </t:Anchor>
        <t:Create/>
      </t:Event>
      <t:Event id="{218CF763-F95A-4AEF-A922-6F6307F9CF95}" time="2021-12-07T18:32:13.861Z">
        <t:Attribution userId="S::v-szuber@microsoft.com::4a96915b-f1d3-4bac-a77b-80bf0ecf9490" userProvider="AD" userName="Suzanne Zuber (Aditi Consulting)"/>
        <t:Anchor>
          <t:Comment id="807615589"/>
        </t:Anchor>
        <t:Assign userId="S::susrivastava@microsoft.com::ee3f9444-61e7-47aa-af54-e4d0c14d7e55" userProvider="AD" userName="Sudeept Srivastava"/>
      </t:Event>
      <t:Event id="{A9AF3A80-79AF-422B-B686-9EF6423D19EE}" time="2021-12-07T18:32:13.861Z">
        <t:Attribution userId="S::v-szuber@microsoft.com::4a96915b-f1d3-4bac-a77b-80bf0ecf9490" userProvider="AD" userName="Suzanne Zuber (Aditi Consulting)"/>
        <t:Anchor>
          <t:Comment id="807615589"/>
        </t:Anchor>
        <t:SetTitle title="@Sudeept Srivastava If you want this image for the article, please take a high-resolution screenshot without any edits to it and replace current one."/>
      </t:Event>
      <t:Event id="{76E029AE-3F6C-4264-954F-5DE22BC0D3F5}" time="2021-12-13T05:52:56.534Z">
        <t:Attribution userId="S::susrivastava@microsoft.com::ee3f9444-61e7-47aa-af54-e4d0c14d7e55" userProvider="AD" userName="Sudeept Srivastava"/>
        <t:Anchor>
          <t:Comment id="408086855"/>
        </t:Anchor>
        <t:UnassignAll/>
      </t:Event>
      <t:Event id="{5B4459BD-5114-48C5-AC11-A83557DFC9D3}" time="2021-12-13T05:52:56.534Z">
        <t:Attribution userId="S::susrivastava@microsoft.com::ee3f9444-61e7-47aa-af54-e4d0c14d7e55" userProvider="AD" userName="Sudeept Srivastava"/>
        <t:Anchor>
          <t:Comment id="408086855"/>
        </t:Anchor>
        <t:Assign userId="S::v-szuber@microsoft.com::4a96915b-f1d3-4bac-a77b-80bf0ecf9490" userProvider="AD" userName="Suzanne Zuber (Aditi Consulting)"/>
      </t:Event>
      <t:Event id="{140C333E-2987-4703-A206-E0230ECE7724}" time="2021-12-13T05:52:58.987Z">
        <t:Attribution userId="S::susrivastava@microsoft.com::ee3f9444-61e7-47aa-af54-e4d0c14d7e55" userProvider="AD" userName="Sudeept Srivastava"/>
        <t:Progress percentComplete="100"/>
      </t:Event>
    </t:History>
  </t:Task>
  <t:Task id="{BC14E088-3D0E-4082-A100-3D15D3C3B5B7}">
    <t:Anchor>
      <t:Comment id="224648364"/>
    </t:Anchor>
    <t:History>
      <t:Event id="{BCBDD5D2-D67E-4649-8D56-0D5DB7479672}" time="2021-12-07T18:33:55.6Z">
        <t:Attribution userId="S::v-szuber@microsoft.com::4a96915b-f1d3-4bac-a77b-80bf0ecf9490" userProvider="AD" userName="Suzanne Zuber (Aditi Consulting)"/>
        <t:Anchor>
          <t:Comment id="224648364"/>
        </t:Anchor>
        <t:Create/>
      </t:Event>
      <t:Event id="{2507F496-EF01-4DB6-A2A5-0C8B0253FD36}" time="2021-12-07T18:33:55.6Z">
        <t:Attribution userId="S::v-szuber@microsoft.com::4a96915b-f1d3-4bac-a77b-80bf0ecf9490" userProvider="AD" userName="Suzanne Zuber (Aditi Consulting)"/>
        <t:Anchor>
          <t:Comment id="224648364"/>
        </t:Anchor>
        <t:Assign userId="S::susrivastava@microsoft.com::ee3f9444-61e7-47aa-af54-e4d0c14d7e55" userProvider="AD" userName="Sudeept Srivastava"/>
      </t:Event>
      <t:Event id="{C6BAC86F-33B1-404F-9DBF-07C0766AEBBC}" time="2021-12-07T18:33:55.6Z">
        <t:Attribution userId="S::v-szuber@microsoft.com::4a96915b-f1d3-4bac-a77b-80bf0ecf9490" userProvider="AD" userName="Suzanne Zuber (Aditi Consulting)"/>
        <t:Anchor>
          <t:Comment id="224648364"/>
        </t:Anchor>
        <t:SetTitle title="@Sudeept Srivastava If you want this image used in the article, please take a high-resolution screenshot without any edits (highlighting, etc.)."/>
      </t:Event>
    </t:History>
  </t:Task>
  <t:Task id="{E5C817DD-D1DA-41E6-A647-C9A793660441}">
    <t:Anchor>
      <t:Comment id="1733900620"/>
    </t:Anchor>
    <t:History>
      <t:Event id="{147DCDE8-532E-4973-9553-21EDA4C9EF8E}" time="2021-12-10T16:57:35.104Z">
        <t:Attribution userId="S::v-szuber@microsoft.com::4a96915b-f1d3-4bac-a77b-80bf0ecf9490" userProvider="AD" userName="Suzanne Zuber (Aditi Consulting)"/>
        <t:Anchor>
          <t:Comment id="1733900620"/>
        </t:Anchor>
        <t:Create/>
      </t:Event>
      <t:Event id="{6AFC2B9E-F7DF-4A85-B689-F03DC9094D68}" time="2021-12-10T16:57:35.104Z">
        <t:Attribution userId="S::v-szuber@microsoft.com::4a96915b-f1d3-4bac-a77b-80bf0ecf9490" userProvider="AD" userName="Suzanne Zuber (Aditi Consulting)"/>
        <t:Anchor>
          <t:Comment id="1733900620"/>
        </t:Anchor>
        <t:Assign userId="S::utbanerj@microsoft.com::52784401-19ea-4f1f-9a37-b941a6c35a28" userProvider="AD" userName="Uthsa Banerjee"/>
      </t:Event>
      <t:Event id="{557223BE-1588-440F-8CAD-E2D0EC4028C6}" time="2021-12-10T16:57:35.104Z">
        <t:Attribution userId="S::v-szuber@microsoft.com::4a96915b-f1d3-4bac-a77b-80bf0ecf9490" userProvider="AD" userName="Suzanne Zuber (Aditi Consulting)"/>
        <t:Anchor>
          <t:Comment id="1733900620"/>
        </t:Anchor>
        <t:SetTitle title="@Uthsa Banerjee What is the context of this image, forgot to ask when requesting white background. It seems disconnected with the short paragraph above it. Also do one of the &quot;Name&quot; or &quot;Type&quot; need to be called out and highlighted?"/>
      </t:Event>
      <t:Event id="{7A55F5D0-D92E-4195-A6C3-F44506C72407}" time="2021-12-13T05:54:49.479Z">
        <t:Attribution userId="S::susrivastava@microsoft.com::ee3f9444-61e7-47aa-af54-e4d0c14d7e55" userProvider="AD" userName="Sudeept Srivastava"/>
        <t:Anchor>
          <t:Comment id="1162901544"/>
        </t:Anchor>
        <t:UnassignAll/>
      </t:Event>
      <t:Event id="{D58EC437-24E9-4473-BC9C-EEBA4311DD06}" time="2021-12-13T05:54:49.479Z">
        <t:Attribution userId="S::susrivastava@microsoft.com::ee3f9444-61e7-47aa-af54-e4d0c14d7e55" userProvider="AD" userName="Sudeept Srivastava"/>
        <t:Anchor>
          <t:Comment id="1162901544"/>
        </t:Anchor>
        <t:Assign userId="S::v-szuber@microsoft.com::4a96915b-f1d3-4bac-a77b-80bf0ecf9490" userProvider="AD" userName="Suzanne Zuber (Aditi Consulting)"/>
      </t:Event>
      <t:Event id="{D9C5ACDD-80E6-4128-BA0D-78713FCA1346}" time="2021-12-13T05:54:53.473Z">
        <t:Attribution userId="S::susrivastava@microsoft.com::ee3f9444-61e7-47aa-af54-e4d0c14d7e55" userProvider="AD" userName="Sudeept Srivastava"/>
        <t:Progress percentComplete="100"/>
      </t:Event>
    </t:History>
  </t:Task>
  <t:Task id="{83AE9B42-1111-4E30-9E6F-516550D876FE}">
    <t:Anchor>
      <t:Comment id="376169659"/>
    </t:Anchor>
    <t:History>
      <t:Event id="{490D11E1-C23C-4E4A-B1B1-EE8FFC57FAD6}" time="2021-12-21T00:05:55.133Z">
        <t:Attribution userId="S::v-szuber@microsoft.com::4a96915b-f1d3-4bac-a77b-80bf0ecf9490" userProvider="AD" userName="Suzanne Zuber (Aditi Consulting)"/>
        <t:Anchor>
          <t:Comment id="376169659"/>
        </t:Anchor>
        <t:Create/>
      </t:Event>
      <t:Event id="{B957C528-FF4B-466D-ABEA-2E76A23EACEE}" time="2021-12-21T00:05:55.133Z">
        <t:Attribution userId="S::v-szuber@microsoft.com::4a96915b-f1d3-4bac-a77b-80bf0ecf9490" userProvider="AD" userName="Suzanne Zuber (Aditi Consulting)"/>
        <t:Anchor>
          <t:Comment id="376169659"/>
        </t:Anchor>
        <t:Assign userId="S::v-szuber@microsoft.com::4a96915b-f1d3-4bac-a77b-80bf0ecf9490" userProvider="AD" userName="Suzanne Zuber (Aditi Consulting)"/>
      </t:Event>
      <t:Event id="{A1F0EC6B-9DA1-4699-82D3-EE25C9993C49}" time="2021-12-21T00:05:55.133Z">
        <t:Attribution userId="S::v-szuber@microsoft.com::4a96915b-f1d3-4bac-a77b-80bf0ecf9490" userProvider="AD" userName="Suzanne Zuber (Aditi Consulting)"/>
        <t:Anchor>
          <t:Comment id="376169659"/>
        </t:Anchor>
        <t:SetTitle title="@Suzanne Zuber (Aditi Consulting) Note new changes from this point forward."/>
      </t:Event>
      <t:Event id="{FEC76CFD-E984-4960-8D4D-867F2C38422D}" time="2022-01-06T22:30:29.628Z">
        <t:Attribution userId="S::v-szuber@microsoft.com::4a96915b-f1d3-4bac-a77b-80bf0ecf9490" userProvider="AD" userName="Suzanne Zuber (Aditi Consulting)"/>
        <t:Progress percentComplete="100"/>
      </t:Event>
    </t:History>
  </t:Task>
  <t:Task id="{2EDCC955-E25C-416D-A366-B9207DB8B1E4}">
    <t:Anchor>
      <t:Comment id="626909682"/>
    </t:Anchor>
    <t:History>
      <t:Event id="{D925D4E3-AF64-4DAD-8A44-EF4E470B52CD}" time="2022-01-03T05:27:54.316Z">
        <t:Attribution userId="S::susrivastava@microsoft.com::ee3f9444-61e7-47aa-af54-e4d0c14d7e55" userProvider="AD" userName="Sudeept Srivastava"/>
        <t:Anchor>
          <t:Comment id="143487457"/>
        </t:Anchor>
        <t:Create/>
      </t:Event>
      <t:Event id="{F5AF66E0-18BD-4EA8-B66F-3A74CECE630F}" time="2022-01-03T05:27:54.316Z">
        <t:Attribution userId="S::susrivastava@microsoft.com::ee3f9444-61e7-47aa-af54-e4d0c14d7e55" userProvider="AD" userName="Sudeept Srivastava"/>
        <t:Anchor>
          <t:Comment id="143487457"/>
        </t:Anchor>
        <t:Assign userId="S::v-szuber@microsoft.com::4a96915b-f1d3-4bac-a77b-80bf0ecf9490" userProvider="AD" userName="Suzanne Zuber (Aditi Consulting)"/>
      </t:Event>
      <t:Event id="{ACD7178B-E90F-46FC-89C1-76D9F6DAC9B0}" time="2022-01-03T05:27:54.316Z">
        <t:Attribution userId="S::susrivastava@microsoft.com::ee3f9444-61e7-47aa-af54-e4d0c14d7e55" userProvider="AD" userName="Sudeept Srivastava"/>
        <t:Anchor>
          <t:Comment id="143487457"/>
        </t:Anchor>
        <t:SetTitle title="@Suzanne Zuber (Aditi Consulting) works for me ."/>
      </t:Event>
      <t:Event id="{8A75D36F-E6F4-4C1A-96E7-5ED57C5D517B}" time="2022-01-03T05:28:00.441Z">
        <t:Attribution userId="S::susrivastava@microsoft.com::ee3f9444-61e7-47aa-af54-e4d0c14d7e55" userProvider="AD" userName="Sudeept Srivastava"/>
        <t:Progress percentComplete="100"/>
      </t:Event>
    </t:History>
  </t:Task>
  <t:Task id="{D94E8F3A-7063-41C2-9368-213BDABC65BD}">
    <t:Anchor>
      <t:Comment id="328779077"/>
    </t:Anchor>
    <t:History>
      <t:Event id="{F01803C0-97A0-4AD5-9EA4-8E2F70D655E4}" time="2022-01-04T21:58:46.998Z">
        <t:Attribution userId="S::v-szuber@microsoft.com::4a96915b-f1d3-4bac-a77b-80bf0ecf9490" userProvider="AD" userName="Suzanne Zuber (Aditi Consulting)"/>
        <t:Anchor>
          <t:Comment id="328779077"/>
        </t:Anchor>
        <t:Create/>
      </t:Event>
      <t:Event id="{4F715300-8942-461F-9565-6C532025A3E7}" time="2022-01-04T21:58:46.998Z">
        <t:Attribution userId="S::v-szuber@microsoft.com::4a96915b-f1d3-4bac-a77b-80bf0ecf9490" userProvider="AD" userName="Suzanne Zuber (Aditi Consulting)"/>
        <t:Anchor>
          <t:Comment id="328779077"/>
        </t:Anchor>
        <t:Assign userId="S::susrivastava@microsoft.com::ee3f9444-61e7-47aa-af54-e4d0c14d7e55" userProvider="AD" userName="Sudeept Srivastava"/>
      </t:Event>
      <t:Event id="{3E48A3B5-C3B2-4712-98A8-A59427908903}" time="2022-01-04T21:58:46.998Z">
        <t:Attribution userId="S::v-szuber@microsoft.com::4a96915b-f1d3-4bac-a77b-80bf0ecf9490" userProvider="AD" userName="Suzanne Zuber (Aditi Consulting)"/>
        <t:Anchor>
          <t:Comment id="328779077"/>
        </t:Anchor>
        <t:SetTitle title="@Sudeept Srivastava there seem to be 3 partial URLs listed here. The first doesn't work, which url is the correct one for this row?"/>
      </t:Event>
      <t:Event id="{BFB93612-D9CC-451C-823E-8236C170B7D4}" time="2022-01-06T06:22:10.563Z">
        <t:Attribution userId="S::susrivastava@microsoft.com::ee3f9444-61e7-47aa-af54-e4d0c14d7e55" userProvider="AD" userName="Sudeept Srivastava"/>
        <t:Anchor>
          <t:Comment id="1266004325"/>
        </t:Anchor>
        <t:UnassignAll/>
      </t:Event>
      <t:Event id="{5E8BB114-027B-464B-A27D-EA2E95314373}" time="2022-01-06T06:22:10.563Z">
        <t:Attribution userId="S::susrivastava@microsoft.com::ee3f9444-61e7-47aa-af54-e4d0c14d7e55" userProvider="AD" userName="Sudeept Srivastava"/>
        <t:Anchor>
          <t:Comment id="1266004325"/>
        </t:Anchor>
        <t:Assign userId="S::v-szuber@microsoft.com::4a96915b-f1d3-4bac-a77b-80bf0ecf9490" userProvider="AD" userName="Suzanne Zuber (Aditi Consulting)"/>
      </t:Event>
      <t:Event id="{2423C671-8C35-441B-808E-9137053304CF}" time="2022-01-06T06:24:07.608Z">
        <t:Attribution userId="S::susrivastava@microsoft.com::ee3f9444-61e7-47aa-af54-e4d0c14d7e55" userProvider="AD" userName="Sudeept Srivastava"/>
        <t:Progress percentComplete="100"/>
      </t:Event>
    </t:History>
  </t:Task>
  <t:Task id="{85AF860D-5ED3-4E7A-A9FF-8573103175A6}">
    <t:Anchor>
      <t:Comment id="887846786"/>
    </t:Anchor>
    <t:History>
      <t:Event id="{B4A4B472-07F0-4ED7-B02C-AB2F2B01747D}" time="2022-01-05T18:00:27.183Z">
        <t:Attribution userId="S::v-szuber@microsoft.com::4a96915b-f1d3-4bac-a77b-80bf0ecf9490" userProvider="AD" userName="Suzanne Zuber (Aditi Consulting)"/>
        <t:Anchor>
          <t:Comment id="887846786"/>
        </t:Anchor>
        <t:Create/>
      </t:Event>
      <t:Event id="{DF33088F-4431-429E-A83A-81865CBDFEBB}" time="2022-01-05T18:00:27.183Z">
        <t:Attribution userId="S::v-szuber@microsoft.com::4a96915b-f1d3-4bac-a77b-80bf0ecf9490" userProvider="AD" userName="Suzanne Zuber (Aditi Consulting)"/>
        <t:Anchor>
          <t:Comment id="887846786"/>
        </t:Anchor>
        <t:Assign userId="S::susrivastava@microsoft.com::ee3f9444-61e7-47aa-af54-e4d0c14d7e55" userProvider="AD" userName="Sudeept Srivastava"/>
      </t:Event>
      <t:Event id="{17BD8502-71B5-48C1-A729-DDCB215B9716}" time="2022-01-05T18:00:27.183Z">
        <t:Attribution userId="S::v-szuber@microsoft.com::4a96915b-f1d3-4bac-a77b-80bf0ecf9490" userProvider="AD" userName="Suzanne Zuber (Aditi Consulting)"/>
        <t:Anchor>
          <t:Comment id="887846786"/>
        </t:Anchor>
        <t:SetTitle title="@Sudeept Srivastava Please provide a screenshot of the UI that shows where the customer searches and clicks on AAD user or group. I need to verify the UI terms are correctly being represented."/>
      </t:Event>
      <t:Event id="{21190C81-0102-4E36-B051-C253ADD7B488}" time="2022-01-11T11:31:41.435Z">
        <t:Attribution userId="S::susrivastava@microsoft.com::ee3f9444-61e7-47aa-af54-e4d0c14d7e55" userProvider="AD" userName="Sudeept Srivastava"/>
        <t:Anchor>
          <t:Comment id="1381986899"/>
        </t:Anchor>
        <t:UnassignAll/>
      </t:Event>
      <t:Event id="{62779F7F-AB02-4D74-994F-B3BCB01D47FE}" time="2022-01-11T11:31:41.435Z">
        <t:Attribution userId="S::susrivastava@microsoft.com::ee3f9444-61e7-47aa-af54-e4d0c14d7e55" userProvider="AD" userName="Sudeept Srivastava"/>
        <t:Anchor>
          <t:Comment id="1381986899"/>
        </t:Anchor>
        <t:Assign userId="S::v-szuber@microsoft.com::4a96915b-f1d3-4bac-a77b-80bf0ecf9490" userProvider="AD" userName="Suzanne Zuber (Aditi Consulting)"/>
      </t:Event>
      <t:Event id="{0C9A0F4D-55A7-434A-B39E-5FFA2B42C4E9}" time="2022-02-01T04:18:58.426Z">
        <t:Attribution userId="S::susrivastava@microsoft.com::ee3f9444-61e7-47aa-af54-e4d0c14d7e55" userProvider="AD" userName="Sudeept Srivastava"/>
        <t:Progress percentComplete="100"/>
      </t:Event>
    </t:History>
  </t:Task>
  <t:Task id="{E4635BF8-0DF1-4A28-90A2-445B78C3C3C5}">
    <t:Anchor>
      <t:Comment id="368945360"/>
    </t:Anchor>
    <t:History>
      <t:Event id="{FA832EA9-2A88-44A7-9504-C7207C49E12E}" time="2022-01-05T19:08:14.505Z">
        <t:Attribution userId="S::v-szuber@microsoft.com::4a96915b-f1d3-4bac-a77b-80bf0ecf9490" userProvider="AD" userName="Suzanne Zuber (Aditi Consulting)"/>
        <t:Anchor>
          <t:Comment id="368945360"/>
        </t:Anchor>
        <t:Create/>
      </t:Event>
      <t:Event id="{B22266C1-465B-40D7-81DB-D49A48552E62}" time="2022-01-05T19:08:14.505Z">
        <t:Attribution userId="S::v-szuber@microsoft.com::4a96915b-f1d3-4bac-a77b-80bf0ecf9490" userProvider="AD" userName="Suzanne Zuber (Aditi Consulting)"/>
        <t:Anchor>
          <t:Comment id="368945360"/>
        </t:Anchor>
        <t:Assign userId="S::susrivastava@microsoft.com::ee3f9444-61e7-47aa-af54-e4d0c14d7e55" userProvider="AD" userName="Sudeept Srivastava"/>
      </t:Event>
      <t:Event id="{84377C55-ACFD-4EE3-A2F8-8D0545173F2D}" time="2022-01-05T19:08:14.505Z">
        <t:Attribution userId="S::v-szuber@microsoft.com::4a96915b-f1d3-4bac-a77b-80bf0ecf9490" userProvider="AD" userName="Suzanne Zuber (Aditi Consulting)"/>
        <t:Anchor>
          <t:Comment id="368945360"/>
        </t:Anchor>
        <t:SetTitle title="@Sudeept Srivastava for this section, is this one URL or 3 separate URLs?"/>
      </t:Event>
      <t:Event id="{F37D0710-322F-4A89-837D-E3A3C9EFAAF5}" time="2022-01-11T11:33:03.6Z">
        <t:Attribution userId="S::susrivastava@microsoft.com::ee3f9444-61e7-47aa-af54-e4d0c14d7e55" userProvider="AD" userName="Sudeept Srivastava"/>
        <t:Anchor>
          <t:Comment id="2142844886"/>
        </t:Anchor>
        <t:UnassignAll/>
      </t:Event>
      <t:Event id="{4A868241-35F8-4895-9A3D-0E51CA7CF941}" time="2022-01-11T11:33:03.6Z">
        <t:Attribution userId="S::susrivastava@microsoft.com::ee3f9444-61e7-47aa-af54-e4d0c14d7e55" userProvider="AD" userName="Sudeept Srivastava"/>
        <t:Anchor>
          <t:Comment id="2142844886"/>
        </t:Anchor>
        <t:Assign userId="S::v-szuber@microsoft.com::4a96915b-f1d3-4bac-a77b-80bf0ecf9490" userProvider="AD" userName="Suzanne Zuber (Aditi Consulting)"/>
      </t:Event>
      <t:Event id="{E7E18276-1256-4FD4-9E28-1454D2143974}" time="2022-01-11T18:06:35.624Z">
        <t:Attribution userId="S::v-szuber@microsoft.com::4a96915b-f1d3-4bac-a77b-80bf0ecf9490" userProvider="AD" userName="Suzanne Zuber (Aditi Consulting)"/>
        <t:Anchor>
          <t:Comment id="1480599702"/>
        </t:Anchor>
        <t:UnassignAll/>
      </t:Event>
      <t:Event id="{2D443EDE-8111-4ED2-9FCE-E9DCC103E467}" time="2022-01-11T18:06:35.624Z">
        <t:Attribution userId="S::v-szuber@microsoft.com::4a96915b-f1d3-4bac-a77b-80bf0ecf9490" userProvider="AD" userName="Suzanne Zuber (Aditi Consulting)"/>
        <t:Anchor>
          <t:Comment id="1480599702"/>
        </t:Anchor>
        <t:Assign userId="S::susrivastava@microsoft.com::ee3f9444-61e7-47aa-af54-e4d0c14d7e55" userProvider="AD" userName="Sudeept Srivastava"/>
      </t:Event>
      <t:Event id="{69437D33-6958-4B1F-B373-0BAC58F7F3A8}" time="2022-01-19T23:13:43.646Z">
        <t:Attribution userId="S::v-szuber@microsoft.com::4a96915b-f1d3-4bac-a77b-80bf0ecf9490" userProvider="AD" userName="Suzanne Zuber (Aditi Consulting)"/>
        <t:Progress percentComplete="100"/>
      </t:Event>
    </t:History>
  </t:Task>
  <t:Task id="{1FC954C2-8773-4A65-A441-B495D776CF3D}">
    <t:Anchor>
      <t:Comment id="1544664615"/>
    </t:Anchor>
    <t:History>
      <t:Event id="{A1468DA3-1B80-4AD8-AC51-D2727EB9C0C3}" time="2022-01-05T21:34:08.591Z">
        <t:Attribution userId="S::v-szuber@microsoft.com::4a96915b-f1d3-4bac-a77b-80bf0ecf9490" userProvider="AD" userName="Suzanne Zuber (Aditi Consulting)"/>
        <t:Anchor>
          <t:Comment id="1544664615"/>
        </t:Anchor>
        <t:Create/>
      </t:Event>
      <t:Event id="{5BAEB48E-A5FA-4759-A829-2CF7545FC20A}" time="2022-01-05T21:34:08.591Z">
        <t:Attribution userId="S::v-szuber@microsoft.com::4a96915b-f1d3-4bac-a77b-80bf0ecf9490" userProvider="AD" userName="Suzanne Zuber (Aditi Consulting)"/>
        <t:Anchor>
          <t:Comment id="1544664615"/>
        </t:Anchor>
        <t:Assign userId="S::susrivastava@microsoft.com::ee3f9444-61e7-47aa-af54-e4d0c14d7e55" userProvider="AD" userName="Sudeept Srivastava"/>
      </t:Event>
      <t:Event id="{D5DA2F57-DA08-4330-B308-BA06DA954850}" time="2022-01-05T21:34:08.591Z">
        <t:Attribution userId="S::v-szuber@microsoft.com::4a96915b-f1d3-4bac-a77b-80bf0ecf9490" userProvider="AD" userName="Suzanne Zuber (Aditi Consulting)"/>
        <t:Anchor>
          <t:Comment id="1544664615"/>
        </t:Anchor>
        <t:SetTitle title="@Sudeept Srivastava Please review the doc and provide feedback. I left images out where the UI should be clear and stand on its own. Let me know if you want certain images added and I can do that."/>
      </t:Event>
      <t:Event id="{D8AF3581-7D93-4C8A-97D3-F0152AA10DDB}" time="2022-01-06T06:24:02.519Z">
        <t:Attribution userId="S::susrivastava@microsoft.com::ee3f9444-61e7-47aa-af54-e4d0c14d7e55" userProvider="AD" userName="Sudeept Srivastava"/>
        <t:Anchor>
          <t:Comment id="709681842"/>
        </t:Anchor>
        <t:UnassignAll/>
      </t:Event>
      <t:Event id="{B7102DE1-D411-41F3-A02D-C04455DA4026}" time="2022-01-06T06:24:02.519Z">
        <t:Attribution userId="S::susrivastava@microsoft.com::ee3f9444-61e7-47aa-af54-e4d0c14d7e55" userProvider="AD" userName="Sudeept Srivastava"/>
        <t:Anchor>
          <t:Comment id="709681842"/>
        </t:Anchor>
        <t:Assign userId="S::v-szuber@microsoft.com::4a96915b-f1d3-4bac-a77b-80bf0ecf9490" userProvider="AD" userName="Suzanne Zuber (Aditi Consulting)"/>
      </t:Event>
      <t:Event id="{93A3C68B-3A8A-4A2F-83DB-78711AA191D0}" time="2022-01-06T18:30:04.894Z">
        <t:Attribution userId="S::v-szuber@microsoft.com::4a96915b-f1d3-4bac-a77b-80bf0ecf9490" userProvider="AD" userName="Suzanne Zuber (Aditi Consulting)"/>
        <t:Anchor>
          <t:Comment id="1676301422"/>
        </t:Anchor>
        <t:UnassignAll/>
      </t:Event>
      <t:Event id="{8E8D6E06-70C3-40F9-884B-B927A4A39983}" time="2022-01-06T18:30:04.894Z">
        <t:Attribution userId="S::v-szuber@microsoft.com::4a96915b-f1d3-4bac-a77b-80bf0ecf9490" userProvider="AD" userName="Suzanne Zuber (Aditi Consulting)"/>
        <t:Anchor>
          <t:Comment id="1676301422"/>
        </t:Anchor>
        <t:Assign userId="S::susrivastava@microsoft.com::ee3f9444-61e7-47aa-af54-e4d0c14d7e55" userProvider="AD" userName="Sudeept Srivastava"/>
      </t:Event>
      <t:Event id="{AEEB96AC-0F5C-4D68-97AA-D861E4C1A2A1}" time="2022-01-07T07:54:11.016Z">
        <t:Attribution userId="S::susrivastava@microsoft.com::ee3f9444-61e7-47aa-af54-e4d0c14d7e55" userProvider="AD" userName="Sudeept Srivastava"/>
        <t:Anchor>
          <t:Comment id="971716122"/>
        </t:Anchor>
        <t:UnassignAll/>
      </t:Event>
      <t:Event id="{9E11E598-8E27-487F-BF81-473DDE580B1F}" time="2022-01-07T07:54:11.016Z">
        <t:Attribution userId="S::susrivastava@microsoft.com::ee3f9444-61e7-47aa-af54-e4d0c14d7e55" userProvider="AD" userName="Sudeept Srivastava"/>
        <t:Anchor>
          <t:Comment id="971716122"/>
        </t:Anchor>
        <t:Assign userId="S::v-szuber@microsoft.com::4a96915b-f1d3-4bac-a77b-80bf0ecf9490" userProvider="AD" userName="Suzanne Zuber (Aditi Consulting)"/>
      </t:Event>
      <t:Event id="{86DC34B0-B834-4DBF-8B10-77DDB9EADC56}" time="2022-01-11T03:59:43.974Z">
        <t:Attribution userId="S::susrivastava@microsoft.com::ee3f9444-61e7-47aa-af54-e4d0c14d7e55" userProvider="AD" userName="Sudeept Srivastava"/>
        <t:Progress percentComplete="100"/>
      </t:Event>
    </t:History>
  </t:Task>
  <t:Task id="{4BF4C22B-5049-40C5-A867-94CEA82EBEEF}">
    <t:Anchor>
      <t:Comment id="1375334051"/>
    </t:Anchor>
    <t:History>
      <t:Event id="{811A6196-B907-454A-BDF7-FAD0C0ACA0D9}" time="2022-01-06T06:29:06.954Z">
        <t:Attribution userId="S::susrivastava@microsoft.com::ee3f9444-61e7-47aa-af54-e4d0c14d7e55" userProvider="AD" userName="Sudeept Srivastava"/>
        <t:Anchor>
          <t:Comment id="1375334051"/>
        </t:Anchor>
        <t:Create/>
      </t:Event>
      <t:Event id="{43BA2363-F439-4C4B-93B7-82A61DCFF3F7}" time="2022-01-06T06:29:06.954Z">
        <t:Attribution userId="S::susrivastava@microsoft.com::ee3f9444-61e7-47aa-af54-e4d0c14d7e55" userProvider="AD" userName="Sudeept Srivastava"/>
        <t:Anchor>
          <t:Comment id="1375334051"/>
        </t:Anchor>
        <t:Assign userId="S::v-szuber@microsoft.com::4a96915b-f1d3-4bac-a77b-80bf0ecf9490" userProvider="AD" userName="Suzanne Zuber (Aditi Consulting)"/>
      </t:Event>
      <t:Event id="{128F8240-B5F1-4A4A-9F57-1CDF88F8BB96}" time="2022-01-06T06:29:06.954Z">
        <t:Attribution userId="S::susrivastava@microsoft.com::ee3f9444-61e7-47aa-af54-e4d0c14d7e55" userProvider="AD" userName="Sudeept Srivastava"/>
        <t:Anchor>
          <t:Comment id="1375334051"/>
        </t:Anchor>
        <t:SetTitle title="@Suzanne Zuber (Aditi Consulting) this section is not fully updated in the document"/>
      </t:Event>
      <t:Event id="{92815E8A-43EF-4E82-8197-423EBB20F253}" time="2022-02-01T18:59:57.8Z">
        <t:Attribution userId="S::v-szuber@microsoft.com::4a96915b-f1d3-4bac-a77b-80bf0ecf9490" userProvider="AD" userName="Suzanne Zuber (Aditi Consulting)"/>
        <t:Progress percentComplete="100"/>
      </t:Event>
    </t:History>
  </t:Task>
  <t:Task id="{86E9AB61-36CA-4CCF-B6B9-DDA18D250C3B}">
    <t:Anchor>
      <t:Comment id="627174140"/>
    </t:Anchor>
    <t:History>
      <t:Event id="{727CA26A-92D0-424B-A249-7A2267D33318}" time="2022-01-06T17:31:45.234Z">
        <t:Attribution userId="S::v-szuber@microsoft.com::4a96915b-f1d3-4bac-a77b-80bf0ecf9490" userProvider="AD" userName="Suzanne Zuber (Aditi Consulting)"/>
        <t:Anchor>
          <t:Comment id="263291639"/>
        </t:Anchor>
        <t:Create/>
      </t:Event>
      <t:Event id="{172B4E0B-B0F3-435A-BA65-2CFBD3805313}" time="2022-01-06T17:31:45.234Z">
        <t:Attribution userId="S::v-szuber@microsoft.com::4a96915b-f1d3-4bac-a77b-80bf0ecf9490" userProvider="AD" userName="Suzanne Zuber (Aditi Consulting)"/>
        <t:Anchor>
          <t:Comment id="263291639"/>
        </t:Anchor>
        <t:Assign userId="S::susrivastava@microsoft.com::ee3f9444-61e7-47aa-af54-e4d0c14d7e55" userProvider="AD" userName="Sudeept Srivastava"/>
      </t:Event>
      <t:Event id="{95F01A1B-1D0A-4833-9C8C-B70972211B87}" time="2022-01-06T17:31:45.234Z">
        <t:Attribution userId="S::v-szuber@microsoft.com::4a96915b-f1d3-4bac-a77b-80bf0ecf9490" userProvider="AD" userName="Suzanne Zuber (Aditi Consulting)"/>
        <t:Anchor>
          <t:Comment id="263291639"/>
        </t:Anchor>
        <t:SetTitle title="@Sudeept Srivastava if you want to keep this screen shot, there needs to be context to Arc enabled VMware resources, why we are showing this screen shot, the purpose of it."/>
      </t:Event>
    </t:History>
  </t:Task>
  <t:Task id="{928286FC-012D-46B1-ACE1-1E19418B4B55}">
    <t:Anchor>
      <t:Comment id="626916613"/>
    </t:Anchor>
    <t:History>
      <t:Event id="{CFC2420D-7ADB-43FE-BCDC-9D8075576D79}" time="2022-01-07T07:45:35.568Z">
        <t:Attribution userId="S::susrivastava@microsoft.com::ee3f9444-61e7-47aa-af54-e4d0c14d7e55" userProvider="AD" userName="Sudeept Srivastava"/>
        <t:Anchor>
          <t:Comment id="810912852"/>
        </t:Anchor>
        <t:Create/>
      </t:Event>
      <t:Event id="{D8EE152D-FED3-43D3-A549-0209C1E4BAB4}" time="2022-01-07T07:45:35.568Z">
        <t:Attribution userId="S::susrivastava@microsoft.com::ee3f9444-61e7-47aa-af54-e4d0c14d7e55" userProvider="AD" userName="Sudeept Srivastava"/>
        <t:Anchor>
          <t:Comment id="810912852"/>
        </t:Anchor>
        <t:Assign userId="S::utbanerj@microsoft.com::52784401-19ea-4f1f-9a37-b941a6c35a28" userProvider="AD" userName="Uthsa Banerjee"/>
      </t:Event>
      <t:Event id="{DF45443C-F82B-4AE9-A261-847585C46D70}" time="2022-01-07T07:45:35.568Z">
        <t:Attribution userId="S::susrivastava@microsoft.com::ee3f9444-61e7-47aa-af54-e4d0c14d7e55" userProvider="AD" userName="Sudeept Srivastava"/>
        <t:Anchor>
          <t:Comment id="810912852"/>
        </t:Anchor>
        <t:SetTitle title="@Uthsa Banerjee In public facing document we will call it as off boarding. so we may have to align the script as well."/>
      </t:Event>
      <t:Event id="{C80335FC-4970-41DC-8551-CF8DEA2861F6}" time="2022-01-07T07:45:41.224Z">
        <t:Attribution userId="S::susrivastava@microsoft.com::ee3f9444-61e7-47aa-af54-e4d0c14d7e55" userProvider="AD" userName="Sudeept Srivastava"/>
        <t:Progress percentComplete="100"/>
      </t:Event>
    </t:History>
  </t:Task>
  <t:Task id="{737FA42D-0EF0-40D8-8C3A-8200EC1E54E6}">
    <t:Anchor>
      <t:Comment id="532629254"/>
    </t:Anchor>
    <t:History>
      <t:Event id="{955099E9-A6C0-4F19-93CB-42EE985F97A6}" time="2022-01-07T23:00:46.119Z">
        <t:Attribution userId="S::v-szuber@microsoft.com::4a96915b-f1d3-4bac-a77b-80bf0ecf9490" userProvider="AD" userName="Suzanne Zuber (Aditi Consulting)"/>
        <t:Anchor>
          <t:Comment id="532629254"/>
        </t:Anchor>
        <t:Create/>
      </t:Event>
      <t:Event id="{2FEC56E1-EAC0-4D9E-8FB6-97B545DEF253}" time="2022-01-07T23:00:46.119Z">
        <t:Attribution userId="S::v-szuber@microsoft.com::4a96915b-f1d3-4bac-a77b-80bf0ecf9490" userProvider="AD" userName="Suzanne Zuber (Aditi Consulting)"/>
        <t:Anchor>
          <t:Comment id="532629254"/>
        </t:Anchor>
        <t:Assign userId="S::susrivastava@microsoft.com::ee3f9444-61e7-47aa-af54-e4d0c14d7e55" userProvider="AD" userName="Sudeept Srivastava"/>
      </t:Event>
      <t:Event id="{1171B9EC-04BD-4B59-8BF5-9E07EBE44361}" time="2022-01-07T23:00:46.119Z">
        <t:Attribution userId="S::v-szuber@microsoft.com::4a96915b-f1d3-4bac-a77b-80bf0ecf9490" userProvider="AD" userName="Suzanne Zuber (Aditi Consulting)"/>
        <t:Anchor>
          <t:Comment id="532629254"/>
        </t:Anchor>
        <t:SetTitle title="@Sudeept Srivastava this statement doesn't fit with the deletion action. When someone deletes the resource bridge vm and template created during the on boarding process, what happens when a customer deletes the resource bridge VM and template? Does it …"/>
      </t:Event>
      <t:Event id="{D9B60959-F788-4FD7-9D62-C7FA5DDDF17B}" time="2022-01-19T11:15:29.126Z">
        <t:Attribution userId="S::susrivastava@microsoft.com::ee3f9444-61e7-47aa-af54-e4d0c14d7e55" userProvider="AD" userName="Sudeept Srivastava"/>
        <t:Anchor>
          <t:Comment id="2036619351"/>
        </t:Anchor>
        <t:UnassignAll/>
      </t:Event>
      <t:Event id="{0AA0B622-C09D-4E91-A69D-D3D1BFF52773}" time="2022-01-19T11:15:29.126Z">
        <t:Attribution userId="S::susrivastava@microsoft.com::ee3f9444-61e7-47aa-af54-e4d0c14d7e55" userProvider="AD" userName="Sudeept Srivastava"/>
        <t:Anchor>
          <t:Comment id="2036619351"/>
        </t:Anchor>
        <t:Assign userId="S::v-szuber@microsoft.com::4a96915b-f1d3-4bac-a77b-80bf0ecf9490" userProvider="AD" userName="Suzanne Zuber (Aditi Consulting)"/>
      </t:Event>
      <t:Event id="{0CBC0D9C-C3F5-41BB-B4F8-ABD69F4743C4}" time="2022-01-19T11:15:36.411Z">
        <t:Attribution userId="S::susrivastava@microsoft.com::ee3f9444-61e7-47aa-af54-e4d0c14d7e55" userProvider="AD" userName="Sudeept Srivastava"/>
        <t:Progress percentComplete="100"/>
      </t:Event>
    </t:History>
  </t:Task>
  <t:Task id="{62F6E510-86D5-4997-8304-828E7E1335BE}">
    <t:Anchor>
      <t:Comment id="1094280375"/>
    </t:Anchor>
    <t:History>
      <t:Event id="{370716BD-3B60-4335-81C1-74AC252105C0}" time="2022-01-11T18:37:03.338Z">
        <t:Attribution userId="S::v-szuber@microsoft.com::4a96915b-f1d3-4bac-a77b-80bf0ecf9490" userProvider="AD" userName="Suzanne Zuber (Aditi Consulting)"/>
        <t:Anchor>
          <t:Comment id="1094280375"/>
        </t:Anchor>
        <t:Create/>
      </t:Event>
      <t:Event id="{7E0C7467-CB0A-46F2-953F-A1270093DC6F}" time="2022-01-11T18:37:03.338Z">
        <t:Attribution userId="S::v-szuber@microsoft.com::4a96915b-f1d3-4bac-a77b-80bf0ecf9490" userProvider="AD" userName="Suzanne Zuber (Aditi Consulting)"/>
        <t:Anchor>
          <t:Comment id="1094280375"/>
        </t:Anchor>
        <t:Assign userId="S::susrivastava@microsoft.com::ee3f9444-61e7-47aa-af54-e4d0c14d7e55" userProvider="AD" userName="Sudeept Srivastava"/>
      </t:Event>
      <t:Event id="{A424A43F-D521-4091-A8C6-D074DC999FF9}" time="2022-01-11T18:37:03.338Z">
        <t:Attribution userId="S::v-szuber@microsoft.com::4a96915b-f1d3-4bac-a77b-80bf0ecf9490" userProvider="AD" userName="Suzanne Zuber (Aditi Consulting)"/>
        <t:Anchor>
          <t:Comment id="1094280375"/>
        </t:Anchor>
        <t:SetTitle title="@Sudeept Srivastava I'm trying to locate this option to select in the left sidebar from the screenshots (located below these steps). Where in the UI, does the customer locate &quot;Azure Arc vCenter resources&quot;?"/>
      </t:Event>
      <t:Event id="{76DD40C5-5ED5-47DB-82E9-2A9E93AFAA24}" time="2022-02-01T04:04:08.964Z">
        <t:Attribution userId="S::susrivastava@microsoft.com::ee3f9444-61e7-47aa-af54-e4d0c14d7e55" userProvider="AD" userName="Sudeept Srivastava"/>
        <t:Anchor>
          <t:Comment id="45269416"/>
        </t:Anchor>
        <t:UnassignAll/>
      </t:Event>
      <t:Event id="{ECF2EB25-727E-4EB7-80F6-D5C980338E3C}" time="2022-02-01T04:04:08.964Z">
        <t:Attribution userId="S::susrivastava@microsoft.com::ee3f9444-61e7-47aa-af54-e4d0c14d7e55" userProvider="AD" userName="Sudeept Srivastava"/>
        <t:Anchor>
          <t:Comment id="45269416"/>
        </t:Anchor>
        <t:Assign userId="S::v-szuber@microsoft.com::4a96915b-f1d3-4bac-a77b-80bf0ecf9490" userProvider="AD" userName="Suzanne Zuber (Aditi Consulting)"/>
      </t:Event>
      <t:Event id="{B691DB60-FBA5-49ED-A840-D8BEC1721FE3}" time="2022-02-01T04:04:15.158Z">
        <t:Attribution userId="S::susrivastava@microsoft.com::ee3f9444-61e7-47aa-af54-e4d0c14d7e55" userProvider="AD" userName="Sudeept Srivastava"/>
        <t:Progress percentComplete="100"/>
      </t:Event>
    </t:History>
  </t:Task>
  <t:Task id="{9FCC2763-F21C-44D7-9FFF-E26861A4D3C7}">
    <t:Anchor>
      <t:Comment id="543274362"/>
    </t:Anchor>
    <t:History>
      <t:Event id="{77598CF2-A824-4F04-A0F3-0BCD48774C5B}" time="2022-01-11T19:42:39.474Z">
        <t:Attribution userId="S::v-szuber@microsoft.com::4a96915b-f1d3-4bac-a77b-80bf0ecf9490" userProvider="AD" userName="Suzanne Zuber (Aditi Consulting)"/>
        <t:Anchor>
          <t:Comment id="543274362"/>
        </t:Anchor>
        <t:Create/>
      </t:Event>
      <t:Event id="{8AEEAF32-1606-4A1F-8BFF-9FFBD8B6CAFF}" time="2022-01-11T19:42:39.474Z">
        <t:Attribution userId="S::v-szuber@microsoft.com::4a96915b-f1d3-4bac-a77b-80bf0ecf9490" userProvider="AD" userName="Suzanne Zuber (Aditi Consulting)"/>
        <t:Anchor>
          <t:Comment id="543274362"/>
        </t:Anchor>
        <t:Assign userId="S::susrivastava@microsoft.com::ee3f9444-61e7-47aa-af54-e4d0c14d7e55" userProvider="AD" userName="Sudeept Srivastava"/>
      </t:Event>
      <t:Event id="{3AB82CA7-FF9D-4DF9-92A7-C88586888253}" time="2022-01-11T19:42:39.474Z">
        <t:Attribution userId="S::v-szuber@microsoft.com::4a96915b-f1d3-4bac-a77b-80bf0ecf9490" userProvider="AD" userName="Suzanne Zuber (Aditi Consulting)"/>
        <t:Anchor>
          <t:Comment id="543274362"/>
        </t:Anchor>
        <t:SetTitle title="@Sudeept Srivastava In reviewing these steps and the image you want me to add I need some clarification. 1. What does &quot;AAD&quot; stand for? 2. Where is AAD located in the AI in the second screenshot below?"/>
      </t:Event>
      <t:Event id="{8569391E-E725-48F2-A75F-91372141331B}" time="2022-02-01T04:09:38.598Z">
        <t:Attribution userId="S::susrivastava@microsoft.com::ee3f9444-61e7-47aa-af54-e4d0c14d7e55" userProvider="AD" userName="Sudeept Srivastava"/>
        <t:Anchor>
          <t:Comment id="604750412"/>
        </t:Anchor>
        <t:UnassignAll/>
      </t:Event>
      <t:Event id="{3A671B67-F09E-4960-A515-4F95F42C833E}" time="2022-02-01T04:09:38.598Z">
        <t:Attribution userId="S::susrivastava@microsoft.com::ee3f9444-61e7-47aa-af54-e4d0c14d7e55" userProvider="AD" userName="Sudeept Srivastava"/>
        <t:Anchor>
          <t:Comment id="604750412"/>
        </t:Anchor>
        <t:Assign userId="S::v-szuber@microsoft.com::4a96915b-f1d3-4bac-a77b-80bf0ecf9490" userProvider="AD" userName="Suzanne Zuber (Aditi Consulting)"/>
      </t:Event>
      <t:Event id="{71CE64A4-619E-4F23-A905-86D23CCD638D}" time="2022-02-01T04:09:45.884Z">
        <t:Attribution userId="S::susrivastava@microsoft.com::ee3f9444-61e7-47aa-af54-e4d0c14d7e55" userProvider="AD" userName="Sudeept Srivastava"/>
        <t:Progress percentComplete="100"/>
      </t:Event>
    </t:History>
  </t:Task>
  <t:Task id="{33C510A2-DF79-4259-BB41-88F6D918925B}">
    <t:Anchor>
      <t:Comment id="510493498"/>
    </t:Anchor>
    <t:History>
      <t:Event id="{45A2A4DB-6BAA-4270-A14F-553F8D7CF5D4}" time="2022-01-19T11:18:27.017Z">
        <t:Attribution userId="S::susrivastava@microsoft.com::ee3f9444-61e7-47aa-af54-e4d0c14d7e55" userProvider="AD" userName="Sudeept Srivastava"/>
        <t:Anchor>
          <t:Comment id="510493498"/>
        </t:Anchor>
        <t:Create/>
      </t:Event>
      <t:Event id="{6114BA83-99A2-4B2A-9ABD-0E7E1DC36D97}" time="2022-01-19T11:18:27.017Z">
        <t:Attribution userId="S::susrivastava@microsoft.com::ee3f9444-61e7-47aa-af54-e4d0c14d7e55" userProvider="AD" userName="Sudeept Srivastava"/>
        <t:Anchor>
          <t:Comment id="510493498"/>
        </t:Anchor>
        <t:Assign userId="S::v-szuber@microsoft.com::4a96915b-f1d3-4bac-a77b-80bf0ecf9490" userProvider="AD" userName="Suzanne Zuber (Aditi Consulting)"/>
      </t:Event>
      <t:Event id="{F7244868-FA62-4CD6-AF33-1329FDDA0700}" time="2022-01-19T11:18:27.017Z">
        <t:Attribution userId="S::susrivastava@microsoft.com::ee3f9444-61e7-47aa-af54-e4d0c14d7e55" userProvider="AD" userName="Sudeept Srivastava"/>
        <t:Anchor>
          <t:Comment id="510493498"/>
        </t:Anchor>
        <t:SetTitle title="@Suzanne Zuber (Aditi Consulting) please update this credential rotation section in the Microsoft docs as it it the latest change from engineering"/>
      </t:Event>
      <t:Event id="{F9BC9D93-3E72-449A-8C3B-F61B1714CB69}" time="2022-01-21T08:51:17.884Z">
        <t:Attribution userId="S::susrivastava@microsoft.com::ee3f9444-61e7-47aa-af54-e4d0c14d7e55" userProvider="AD" userName="Sudeept Srivastava"/>
        <t:Progress percentComplete="100"/>
      </t:Event>
    </t:History>
  </t:Task>
  <t:Task id="{04B9406F-9761-44EE-A734-C72B3907C1A6}">
    <t:Anchor>
      <t:Comment id="1703741877"/>
    </t:Anchor>
    <t:History>
      <t:Event id="{8F246EE2-6196-4306-A7A6-FF888F63B56B}" time="2022-01-20T22:02:35.396Z">
        <t:Attribution userId="S::v-szuber@microsoft.com::4a96915b-f1d3-4bac-a77b-80bf0ecf9490" userProvider="AD" userName="Suzanne Zuber (Aditi Consulting)"/>
        <t:Anchor>
          <t:Comment id="1703741877"/>
        </t:Anchor>
        <t:Create/>
      </t:Event>
      <t:Event id="{2AC595AE-6D08-43AD-9185-1C710F8EFA27}" time="2022-01-20T22:02:35.396Z">
        <t:Attribution userId="S::v-szuber@microsoft.com::4a96915b-f1d3-4bac-a77b-80bf0ecf9490" userProvider="AD" userName="Suzanne Zuber (Aditi Consulting)"/>
        <t:Anchor>
          <t:Comment id="1703741877"/>
        </t:Anchor>
        <t:Assign userId="S::susrivastava@microsoft.com::ee3f9444-61e7-47aa-af54-e4d0c14d7e55" userProvider="AD" userName="Sudeept Srivastava"/>
      </t:Event>
      <t:Event id="{1DA12133-4F1A-49B9-BA2A-443BD5597B05}" time="2022-01-20T22:02:35.396Z">
        <t:Attribution userId="S::v-szuber@microsoft.com::4a96915b-f1d3-4bac-a77b-80bf0ecf9490" userProvider="AD" userName="Suzanne Zuber (Aditi Consulting)"/>
        <t:Anchor>
          <t:Comment id="1703741877"/>
        </t:Anchor>
        <t:SetTitle title="@Sudeept Srivastava Are these blue font words supposed to be bolded, part of the UI element, a title?"/>
      </t:Event>
      <t:Event id="{039936EC-FF01-42B6-A2A9-6BDFBD2596D4}" time="2022-02-01T04:10:23.772Z">
        <t:Attribution userId="S::susrivastava@microsoft.com::ee3f9444-61e7-47aa-af54-e4d0c14d7e55" userProvider="AD" userName="Sudeept Srivastava"/>
        <t:Anchor>
          <t:Comment id="1262184970"/>
        </t:Anchor>
        <t:UnassignAll/>
      </t:Event>
      <t:Event id="{7400C47F-095A-4DA1-9D1E-1A054E1092ED}" time="2022-02-01T04:10:23.772Z">
        <t:Attribution userId="S::susrivastava@microsoft.com::ee3f9444-61e7-47aa-af54-e4d0c14d7e55" userProvider="AD" userName="Sudeept Srivastava"/>
        <t:Anchor>
          <t:Comment id="1262184970"/>
        </t:Anchor>
        <t:Assign userId="S::v-szuber@microsoft.com::4a96915b-f1d3-4bac-a77b-80bf0ecf9490" userProvider="AD" userName="Suzanne Zuber (Aditi Consulting)"/>
      </t:Event>
      <t:Event id="{446008A0-B327-4012-8DA9-766B567C417B}" time="2022-02-01T04:10:26.975Z">
        <t:Attribution userId="S::susrivastava@microsoft.com::ee3f9444-61e7-47aa-af54-e4d0c14d7e55" userProvider="AD" userName="Sudeept Srivastava"/>
        <t:Progress percentComplete="100"/>
      </t:Event>
    </t:History>
  </t:Task>
  <t:Task id="{1D910027-3B2A-43AA-A958-691CA9B28636}">
    <t:Anchor>
      <t:Comment id="1266515396"/>
    </t:Anchor>
    <t:History>
      <t:Event id="{EF41AB77-7E52-4363-97D9-6F75DAA1C2B3}" time="2022-01-20T22:03:57.6Z">
        <t:Attribution userId="S::v-szuber@microsoft.com::4a96915b-f1d3-4bac-a77b-80bf0ecf9490" userProvider="AD" userName="Suzanne Zuber (Aditi Consulting)"/>
        <t:Anchor>
          <t:Comment id="1266515396"/>
        </t:Anchor>
        <t:Create/>
      </t:Event>
      <t:Event id="{697A82D3-47A8-4091-ADFA-42393D33CF14}" time="2022-01-20T22:03:57.6Z">
        <t:Attribution userId="S::v-szuber@microsoft.com::4a96915b-f1d3-4bac-a77b-80bf0ecf9490" userProvider="AD" userName="Suzanne Zuber (Aditi Consulting)"/>
        <t:Anchor>
          <t:Comment id="1266515396"/>
        </t:Anchor>
        <t:Assign userId="S::susrivastava@microsoft.com::ee3f9444-61e7-47aa-af54-e4d0c14d7e55" userProvider="AD" userName="Sudeept Srivastava"/>
      </t:Event>
      <t:Event id="{9ACA9C01-F7A5-43D8-93A9-42ECAF760D5A}" time="2022-01-20T22:03:57.6Z">
        <t:Attribution userId="S::v-szuber@microsoft.com::4a96915b-f1d3-4bac-a77b-80bf0ecf9490" userProvider="AD" userName="Suzanne Zuber (Aditi Consulting)"/>
        <t:Anchor>
          <t:Comment id="1266515396"/>
        </t:Anchor>
        <t:SetTitle title="@Sudeept Srivastava this says &quot;the following will invoke...&quot; what does the following refer to here, a code block, something else?"/>
      </t:Event>
    </t:History>
  </t:Task>
  <t:Task id="{3D0E204D-ED91-4E29-A4CD-B1751E0F9CF8}">
    <t:Anchor>
      <t:Comment id="1216676145"/>
    </t:Anchor>
    <t:History>
      <t:Event id="{4EF0896C-104A-4667-87B1-746FD9761C34}" time="2022-01-20T22:05:54.76Z">
        <t:Attribution userId="S::v-szuber@microsoft.com::4a96915b-f1d3-4bac-a77b-80bf0ecf9490" userProvider="AD" userName="Suzanne Zuber (Aditi Consulting)"/>
        <t:Anchor>
          <t:Comment id="1216676145"/>
        </t:Anchor>
        <t:Create/>
      </t:Event>
      <t:Event id="{EA503723-B42A-4C8F-A963-7E8458D67D07}" time="2022-01-20T22:05:54.76Z">
        <t:Attribution userId="S::v-szuber@microsoft.com::4a96915b-f1d3-4bac-a77b-80bf0ecf9490" userProvider="AD" userName="Suzanne Zuber (Aditi Consulting)"/>
        <t:Anchor>
          <t:Comment id="1216676145"/>
        </t:Anchor>
        <t:Assign userId="S::susrivastava@microsoft.com::ee3f9444-61e7-47aa-af54-e4d0c14d7e55" userProvider="AD" userName="Sudeept Srivastava"/>
      </t:Event>
      <t:Event id="{42DCFC24-6F1F-4826-870F-B37DFE37B99C}" time="2022-01-20T22:05:54.76Z">
        <t:Attribution userId="S::v-szuber@microsoft.com::4a96915b-f1d3-4bac-a77b-80bf0ecf9490" userProvider="AD" userName="Suzanne Zuber (Aditi Consulting)"/>
        <t:Anchor>
          <t:Comment id="1216676145"/>
        </t:Anchor>
        <t:SetTitle title="@Sudeept Srivastava What is this? It doesn't look like a code block."/>
      </t:Event>
      <t:Event id="{98E81061-8037-4DFA-8F43-9F3C5D59F44D}" time="2022-02-01T13:32:11.999Z">
        <t:Attribution userId="S::susrivastava@microsoft.com::ee3f9444-61e7-47aa-af54-e4d0c14d7e55" userProvider="AD" userName="Sudeept Srivastava"/>
        <t:Anchor>
          <t:Comment id="2147284952"/>
        </t:Anchor>
        <t:UnassignAll/>
      </t:Event>
      <t:Event id="{9FF22DBE-F267-4D75-BF74-F46139812F29}" time="2022-02-01T13:32:11.999Z">
        <t:Attribution userId="S::susrivastava@microsoft.com::ee3f9444-61e7-47aa-af54-e4d0c14d7e55" userProvider="AD" userName="Sudeept Srivastava"/>
        <t:Anchor>
          <t:Comment id="2147284952"/>
        </t:Anchor>
        <t:Assign userId="S::v-szuber@microsoft.com::4a96915b-f1d3-4bac-a77b-80bf0ecf9490" userProvider="AD" userName="Suzanne Zuber (Aditi Consulting)"/>
      </t:Event>
      <t:Event id="{98E3BEE6-3B64-4CD0-A646-B945C2FF5E74}" time="2022-02-01T13:34:37.622Z">
        <t:Attribution userId="S::susrivastava@microsoft.com::ee3f9444-61e7-47aa-af54-e4d0c14d7e55" userProvider="AD" userName="Sudeept Srivastava"/>
        <t:Progress percentComplete="100"/>
      </t:Event>
    </t:History>
  </t:Task>
  <t:Task id="{3886C2BC-4015-462D-9088-3E06167613FC}">
    <t:Anchor>
      <t:Comment id="1312200192"/>
    </t:Anchor>
    <t:History>
      <t:Event id="{49DF7525-AC46-4F38-884E-829F8A4F66BF}" time="2022-01-20T22:15:59.373Z">
        <t:Attribution userId="S::v-szuber@microsoft.com::4a96915b-f1d3-4bac-a77b-80bf0ecf9490" userProvider="AD" userName="Suzanne Zuber (Aditi Consulting)"/>
        <t:Anchor>
          <t:Comment id="1312200192"/>
        </t:Anchor>
        <t:Create/>
      </t:Event>
      <t:Event id="{54C4E892-2D32-45F9-95C2-2C93E1898C99}" time="2022-01-20T22:15:59.373Z">
        <t:Attribution userId="S::v-szuber@microsoft.com::4a96915b-f1d3-4bac-a77b-80bf0ecf9490" userProvider="AD" userName="Suzanne Zuber (Aditi Consulting)"/>
        <t:Anchor>
          <t:Comment id="1312200192"/>
        </t:Anchor>
        <t:Assign userId="S::susrivastava@microsoft.com::ee3f9444-61e7-47aa-af54-e4d0c14d7e55" userProvider="AD" userName="Sudeept Srivastava"/>
      </t:Event>
      <t:Event id="{36B84817-C1DB-44EA-9AA7-29C4E4B4A07D}" time="2022-01-20T22:15:59.373Z">
        <t:Attribution userId="S::v-szuber@microsoft.com::4a96915b-f1d3-4bac-a77b-80bf0ecf9490" userProvider="AD" userName="Suzanne Zuber (Aditi Consulting)"/>
        <t:Anchor>
          <t:Comment id="1312200192"/>
        </t:Anchor>
        <t:SetTitle title="@Sudeept Srivastava please provide screenshots for this section so I can see the UI and follow what needs to be added here."/>
      </t:Event>
      <t:Event id="{66BFE4A3-4C3F-4AE0-8440-0DDA39F51A73}" time="2022-01-21T08:50:52.538Z">
        <t:Attribution userId="S::susrivastava@microsoft.com::ee3f9444-61e7-47aa-af54-e4d0c14d7e55" userProvider="AD" userName="Sudeept Srivastava"/>
        <t:Anchor>
          <t:Comment id="1887810886"/>
        </t:Anchor>
        <t:UnassignAll/>
      </t:Event>
      <t:Event id="{C5803D59-C952-48D9-BEB0-91A4306FC4E1}" time="2022-01-21T08:50:52.538Z">
        <t:Attribution userId="S::susrivastava@microsoft.com::ee3f9444-61e7-47aa-af54-e4d0c14d7e55" userProvider="AD" userName="Sudeept Srivastava"/>
        <t:Anchor>
          <t:Comment id="1887810886"/>
        </t:Anchor>
        <t:Assign userId="S::v-szuber@microsoft.com::4a96915b-f1d3-4bac-a77b-80bf0ecf9490" userProvider="AD" userName="Suzanne Zuber (Aditi Consulting)"/>
      </t:Event>
      <t:Event id="{4C6153F5-2F4E-4942-895E-94A1DC00592E}" time="2022-01-21T08:50:59.269Z">
        <t:Attribution userId="S::susrivastava@microsoft.com::ee3f9444-61e7-47aa-af54-e4d0c14d7e55" userProvider="AD" userName="Sudeept Srivastava"/>
        <t:Progress percentComplete="100"/>
      </t:Event>
    </t:History>
  </t:Task>
  <t:Task id="{E210517E-AC1A-427E-96DB-7224710853FC}">
    <t:Anchor>
      <t:Comment id="371393702"/>
    </t:Anchor>
    <t:History>
      <t:Event id="{2FB111E1-0DA6-4E84-9FE3-D5397323402F}" time="2022-01-21T19:51:37.675Z">
        <t:Attribution userId="S::v-szuber@microsoft.com::4a96915b-f1d3-4bac-a77b-80bf0ecf9490" userProvider="AD" userName="Suzanne Zuber (Aditi Consulting)"/>
        <t:Anchor>
          <t:Comment id="371393702"/>
        </t:Anchor>
        <t:Create/>
      </t:Event>
      <t:Event id="{D962C7D9-CC5C-447A-9DD0-B11EB04C5046}" time="2022-01-21T19:51:37.675Z">
        <t:Attribution userId="S::v-szuber@microsoft.com::4a96915b-f1d3-4bac-a77b-80bf0ecf9490" userProvider="AD" userName="Suzanne Zuber (Aditi Consulting)"/>
        <t:Anchor>
          <t:Comment id="371393702"/>
        </t:Anchor>
        <t:Assign userId="S::susrivastava@microsoft.com::ee3f9444-61e7-47aa-af54-e4d0c14d7e55" userProvider="AD" userName="Sudeept Srivastava"/>
      </t:Event>
      <t:Event id="{CAB7B5A0-5F34-40FD-A290-67324C734453}" time="2022-01-21T19:51:37.675Z">
        <t:Attribution userId="S::v-szuber@microsoft.com::4a96915b-f1d3-4bac-a77b-80bf0ecf9490" userProvider="AD" userName="Suzanne Zuber (Aditi Consulting)"/>
        <t:Anchor>
          <t:Comment id="371393702"/>
        </t:Anchor>
        <t:SetTitle title="@Sudeept Srivastava The sentence is vague. What does it mean by &quot;This command&quot;, what command is being referred to here?"/>
      </t:Event>
      <t:Event id="{59B611D4-53F3-4614-8796-D6830321C89E}" time="2022-02-01T04:11:37.269Z">
        <t:Attribution userId="S::susrivastava@microsoft.com::ee3f9444-61e7-47aa-af54-e4d0c14d7e55" userProvider="AD" userName="Sudeept Srivastava"/>
        <t:Anchor>
          <t:Comment id="952178800"/>
        </t:Anchor>
        <t:UnassignAll/>
      </t:Event>
      <t:Event id="{E62EB0DC-5CCB-44EE-99F9-1D7002FF5B77}" time="2022-02-01T04:11:37.269Z">
        <t:Attribution userId="S::susrivastava@microsoft.com::ee3f9444-61e7-47aa-af54-e4d0c14d7e55" userProvider="AD" userName="Sudeept Srivastava"/>
        <t:Anchor>
          <t:Comment id="952178800"/>
        </t:Anchor>
        <t:Assign userId="S::v-szuber@microsoft.com::4a96915b-f1d3-4bac-a77b-80bf0ecf9490" userProvider="AD" userName="Suzanne Zuber (Aditi Consulting)"/>
      </t:Event>
      <t:Event id="{BC8BC67F-66C7-4D89-A874-8A5CD238A9D6}" time="2022-02-01T04:13:32.672Z">
        <t:Attribution userId="S::susrivastava@microsoft.com::ee3f9444-61e7-47aa-af54-e4d0c14d7e55" userProvider="AD" userName="Sudeept Srivastava"/>
        <t:Progress percentComplete="100"/>
      </t:Event>
    </t:History>
  </t:Task>
  <t:Task id="{6F2E40D3-7F2C-4A2F-A5CB-37E291A4629A}">
    <t:Anchor>
      <t:Comment id="1917545947"/>
    </t:Anchor>
    <t:History>
      <t:Event id="{BBD09D44-6624-4439-AB4D-43D992F0A3B1}" time="2022-01-25T00:04:44.735Z">
        <t:Attribution userId="S::v-szuber@microsoft.com::4a96915b-f1d3-4bac-a77b-80bf0ecf9490" userProvider="AD" userName="Suzanne Zuber (Aditi Consulting)"/>
        <t:Anchor>
          <t:Comment id="1917545947"/>
        </t:Anchor>
        <t:Create/>
      </t:Event>
      <t:Event id="{917B5C53-102F-4BAD-BADC-5BEFF8072304}" time="2022-01-25T00:04:44.735Z">
        <t:Attribution userId="S::v-szuber@microsoft.com::4a96915b-f1d3-4bac-a77b-80bf0ecf9490" userProvider="AD" userName="Suzanne Zuber (Aditi Consulting)"/>
        <t:Anchor>
          <t:Comment id="1917545947"/>
        </t:Anchor>
        <t:Assign userId="S::susrivastava@microsoft.com::ee3f9444-61e7-47aa-af54-e4d0c14d7e55" userProvider="AD" userName="Sudeept Srivastava"/>
      </t:Event>
      <t:Event id="{AB4102A9-0430-4B78-99DF-D0AAB6AAB3D5}" time="2022-01-25T00:04:44.735Z">
        <t:Attribution userId="S::v-szuber@microsoft.com::4a96915b-f1d3-4bac-a77b-80bf0ecf9490" userProvider="AD" userName="Suzanne Zuber (Aditi Consulting)"/>
        <t:Anchor>
          <t:Comment id="1917545947"/>
        </t:Anchor>
        <t:SetTitle title="@Sudeept Srivastava please review the doc using this preview url and provide feedback. Thanks"/>
      </t:Event>
    </t:History>
  </t:Task>
  <t:Task id="{9698DCC2-5AC5-4B7E-A8B7-99611DC32811}">
    <t:Anchor>
      <t:Comment id="116164228"/>
    </t:Anchor>
    <t:History>
      <t:Event id="{E9317B14-5E93-4F28-935E-762B901D667A}" time="2022-01-27T23:11:27.451Z">
        <t:Attribution userId="S::v-szuber@microsoft.com::4a96915b-f1d3-4bac-a77b-80bf0ecf9490" userProvider="AD" userName="Suzanne Zuber (Aditi Consulting)"/>
        <t:Anchor>
          <t:Comment id="116164228"/>
        </t:Anchor>
        <t:Create/>
      </t:Event>
      <t:Event id="{DED06482-DAE2-47C3-9B66-2439069ECF66}" time="2022-01-27T23:11:27.451Z">
        <t:Attribution userId="S::v-szuber@microsoft.com::4a96915b-f1d3-4bac-a77b-80bf0ecf9490" userProvider="AD" userName="Suzanne Zuber (Aditi Consulting)"/>
        <t:Anchor>
          <t:Comment id="116164228"/>
        </t:Anchor>
        <t:Assign userId="S::susrivastava@microsoft.com::ee3f9444-61e7-47aa-af54-e4d0c14d7e55" userProvider="AD" userName="Sudeept Srivastava"/>
      </t:Event>
      <t:Event id="{8CF0659D-E9A7-4D4A-A94A-C7D1FAD2ECBC}" time="2022-01-27T23:11:27.451Z">
        <t:Attribution userId="S::v-szuber@microsoft.com::4a96915b-f1d3-4bac-a77b-80bf0ecf9490" userProvider="AD" userName="Suzanne Zuber (Aditi Consulting)"/>
        <t:Anchor>
          <t:Comment id="116164228"/>
        </t:Anchor>
        <t:SetTitle title="@Sudeept Srivastava please verify this will be the TOC location. If different, please specify where doc should be added to the TOC."/>
      </t:Event>
      <t:Event id="{9564E7E9-DFE6-46F0-A341-BFAEAEA54BB3}" time="2022-01-27T23:12:17.676Z">
        <t:Attribution userId="S::v-szuber@microsoft.com::4a96915b-f1d3-4bac-a77b-80bf0ecf9490" userProvider="AD" userName="Suzanne Zuber (Aditi Consulting)"/>
        <t:Anchor>
          <t:Comment id="1622823700"/>
        </t:Anchor>
        <t:UnassignAll/>
      </t:Event>
      <t:Event id="{4D229B8F-D488-46EB-BAFB-702DA08BE4C9}" time="2022-01-27T23:12:17.676Z">
        <t:Attribution userId="S::v-szuber@microsoft.com::4a96915b-f1d3-4bac-a77b-80bf0ecf9490" userProvider="AD" userName="Suzanne Zuber (Aditi Consulting)"/>
        <t:Anchor>
          <t:Comment id="1622823700"/>
        </t:Anchor>
        <t:Assign userId="S::snmuvva@microsoft.com::95f82e68-d543-4ade-bbca-9211ea484d99" userProvider="AD" userName="Snehith Muvva"/>
      </t:Event>
      <t:Event id="{8005ED3C-668D-4B9B-9517-2733AEFC762C}" time="2022-02-01T04:01:25.82Z">
        <t:Attribution userId="S::susrivastava@microsoft.com::ee3f9444-61e7-47aa-af54-e4d0c14d7e55" userProvider="AD" userName="Sudeept Srivastava"/>
        <t:Anchor>
          <t:Comment id="653642604"/>
        </t:Anchor>
        <t:UnassignAll/>
      </t:Event>
      <t:Event id="{FC9DCF72-85BF-4111-9EE9-DFDE1B553680}" time="2022-02-01T04:01:25.82Z">
        <t:Attribution userId="S::susrivastava@microsoft.com::ee3f9444-61e7-47aa-af54-e4d0c14d7e55" userProvider="AD" userName="Sudeept Srivastava"/>
        <t:Anchor>
          <t:Comment id="653642604"/>
        </t:Anchor>
        <t:Assign userId="S::v-szuber@microsoft.com::4a96915b-f1d3-4bac-a77b-80bf0ecf9490" userProvider="AD" userName="Suzanne Zuber (Aditi Consulting)"/>
      </t:Event>
      <t:Event id="{57D5A58F-97B8-4C2F-A257-FF183567FA9D}" time="2022-02-01T04:01:31.883Z">
        <t:Attribution userId="S::susrivastava@microsoft.com::ee3f9444-61e7-47aa-af54-e4d0c14d7e55" userProvider="AD" userName="Sudeept Srivastava"/>
        <t:Progress percentComplete="100"/>
      </t:Event>
    </t:History>
  </t:Task>
  <t:Task id="{359DA18B-0778-4528-9B5D-A4E80F103752}">
    <t:Anchor>
      <t:Comment id="1731252028"/>
    </t:Anchor>
    <t:History>
      <t:Event id="{7F10DEB0-F80C-4B1D-B082-B91233D83982}" time="2022-02-01T10:08:25.621Z">
        <t:Attribution userId="S::susrivastava@microsoft.com::ee3f9444-61e7-47aa-af54-e4d0c14d7e55" userProvider="AD" userName="Sudeept Srivastava"/>
        <t:Anchor>
          <t:Comment id="1731252028"/>
        </t:Anchor>
        <t:Create/>
      </t:Event>
      <t:Event id="{CA7B61FF-CA8E-451B-83D4-1076B170FC93}" time="2022-02-01T10:08:25.621Z">
        <t:Attribution userId="S::susrivastava@microsoft.com::ee3f9444-61e7-47aa-af54-e4d0c14d7e55" userProvider="AD" userName="Sudeept Srivastava"/>
        <t:Anchor>
          <t:Comment id="1731252028"/>
        </t:Anchor>
        <t:Assign userId="S::v-szuber@microsoft.com::4a96915b-f1d3-4bac-a77b-80bf0ecf9490" userProvider="AD" userName="Suzanne Zuber (Aditi Consulting)"/>
      </t:Event>
      <t:Event id="{1B7F01DA-85B0-4F9B-8968-6862A7E34D38}" time="2022-02-01T10:08:25.621Z">
        <t:Attribution userId="S::susrivastava@microsoft.com::ee3f9444-61e7-47aa-af54-e4d0c14d7e55" userProvider="AD" userName="Sudeept Srivastava"/>
        <t:Anchor>
          <t:Comment id="1731252028"/>
        </t:Anchor>
        <t:SetTitle title="@Suzanne Zuber (Aditi Consulting) , this point seems missing in the azure docs."/>
      </t:Event>
    </t:History>
  </t:Task>
  <t:Task id="{1BAAF5F7-7152-40AB-8B79-AD6AD358EE9B}">
    <t:Anchor>
      <t:Comment id="96426842"/>
    </t:Anchor>
    <t:History>
      <t:Event id="{AA2C4C8D-2588-48C0-BBEA-7CD85BBDD0F0}" time="2022-02-01T10:11:51.098Z">
        <t:Attribution userId="S::susrivastava@microsoft.com::ee3f9444-61e7-47aa-af54-e4d0c14d7e55" userProvider="AD" userName="Sudeept Srivastava"/>
        <t:Anchor>
          <t:Comment id="96426842"/>
        </t:Anchor>
        <t:Create/>
      </t:Event>
      <t:Event id="{BDA3B6D6-6BCA-4586-B7D1-F62D818BFDD7}" time="2022-02-01T10:11:51.098Z">
        <t:Attribution userId="S::susrivastava@microsoft.com::ee3f9444-61e7-47aa-af54-e4d0c14d7e55" userProvider="AD" userName="Sudeept Srivastava"/>
        <t:Anchor>
          <t:Comment id="96426842"/>
        </t:Anchor>
        <t:Assign userId="S::v-szuber@microsoft.com::4a96915b-f1d3-4bac-a77b-80bf0ecf9490" userProvider="AD" userName="Suzanne Zuber (Aditi Consulting)"/>
      </t:Event>
      <t:Event id="{DA9D736F-C76A-4AD7-8959-084C40CD5EE4}" time="2022-02-01T10:11:51.098Z">
        <t:Attribution userId="S::susrivastava@microsoft.com::ee3f9444-61e7-47aa-af54-e4d0c14d7e55" userProvider="AD" userName="Sudeept Srivastava"/>
        <t:Anchor>
          <t:Comment id="96426842"/>
        </t:Anchor>
        <t:SetTitle title="@Suzanne Zuber (Aditi Consulting) , we no longer need these 2 points"/>
      </t:Event>
    </t:History>
  </t:Task>
  <t:Task id="{B2BC919A-EBCA-457D-8413-07D0F8998794}">
    <t:Anchor>
      <t:Comment id="1330652980"/>
    </t:Anchor>
    <t:History>
      <t:Event id="{672E160B-3B18-4E15-B0B8-FD6EF67AA50D}" time="2022-02-01T10:17:10.123Z">
        <t:Attribution userId="S::susrivastava@microsoft.com::ee3f9444-61e7-47aa-af54-e4d0c14d7e55" userProvider="AD" userName="Sudeept Srivastava"/>
        <t:Anchor>
          <t:Comment id="1330652980"/>
        </t:Anchor>
        <t:Create/>
      </t:Event>
      <t:Event id="{6B21B3FA-811F-47D3-96B6-8268800841EE}" time="2022-02-01T10:17:10.123Z">
        <t:Attribution userId="S::susrivastava@microsoft.com::ee3f9444-61e7-47aa-af54-e4d0c14d7e55" userProvider="AD" userName="Sudeept Srivastava"/>
        <t:Anchor>
          <t:Comment id="1330652980"/>
        </t:Anchor>
        <t:Assign userId="S::utbanerj@microsoft.com::52784401-19ea-4f1f-9a37-b941a6c35a28" userProvider="AD" userName="Uthsa Banerjee"/>
      </t:Event>
      <t:Event id="{2F2BF849-482D-4445-BDD9-6A200D14156F}" time="2022-02-01T10:17:10.123Z">
        <t:Attribution userId="S::susrivastava@microsoft.com::ee3f9444-61e7-47aa-af54-e4d0c14d7e55" userProvider="AD" userName="Sudeept Srivastava"/>
        <t:Anchor>
          <t:Comment id="1330652980"/>
        </t:Anchor>
        <t:SetTitle title="@Uthsa Banerjee please update this section."/>
      </t:Event>
    </t:History>
  </t:Task>
  <t:Task id="{A71D4C9E-6242-4A4D-B455-8265C6F78F60}">
    <t:Anchor>
      <t:Comment id="903877459"/>
    </t:Anchor>
    <t:History>
      <t:Event id="{5FEBC427-F09A-40D5-B40F-7C06A4A7FB8B}" time="2022-02-01T10:24:20.998Z">
        <t:Attribution userId="S::susrivastava@microsoft.com::ee3f9444-61e7-47aa-af54-e4d0c14d7e55" userProvider="AD" userName="Sudeept Srivastava"/>
        <t:Anchor>
          <t:Comment id="903877459"/>
        </t:Anchor>
        <t:Create/>
      </t:Event>
      <t:Event id="{7EADDFE6-20C1-4095-AB9F-DCB0BA602450}" time="2022-02-01T10:24:20.998Z">
        <t:Attribution userId="S::susrivastava@microsoft.com::ee3f9444-61e7-47aa-af54-e4d0c14d7e55" userProvider="AD" userName="Sudeept Srivastava"/>
        <t:Anchor>
          <t:Comment id="903877459"/>
        </t:Anchor>
        <t:Assign userId="S::v-szuber@microsoft.com::4a96915b-f1d3-4bac-a77b-80bf0ecf9490" userProvider="AD" userName="Suzanne Zuber (Aditi Consulting)"/>
      </t:Event>
      <t:Event id="{E081D9C7-5CF0-4282-AC34-370E99BB6537}" time="2022-02-01T10:24:20.998Z">
        <t:Attribution userId="S::susrivastava@microsoft.com::ee3f9444-61e7-47aa-af54-e4d0c14d7e55" userProvider="AD" userName="Sudeept Srivastava"/>
        <t:Anchor>
          <t:Comment id="903877459"/>
        </t:Anchor>
        <t:SetTitle title="@Suzanne Zuber (Aditi Consulting) , please add this step to the document"/>
      </t:Event>
      <t:Event id="{CF935203-1B35-4B76-92A1-CA1AFA665E4D}" time="2022-02-01T19:02:14.454Z">
        <t:Attribution userId="S::v-szuber@microsoft.com::4a96915b-f1d3-4bac-a77b-80bf0ecf9490" userProvider="AD" userName="Suzanne Zuber (Aditi Consulting)"/>
        <t:Anchor>
          <t:Comment id="1044526394"/>
        </t:Anchor>
        <t:UnassignAll/>
      </t:Event>
      <t:Event id="{ABDB22AC-4E56-4507-8657-ACD75D93E2D1}" time="2022-02-01T19:02:14.454Z">
        <t:Attribution userId="S::v-szuber@microsoft.com::4a96915b-f1d3-4bac-a77b-80bf0ecf9490" userProvider="AD" userName="Suzanne Zuber (Aditi Consulting)"/>
        <t:Anchor>
          <t:Comment id="1044526394"/>
        </t:Anchor>
        <t:Assign userId="S::susrivastava@microsoft.com::ee3f9444-61e7-47aa-af54-e4d0c14d7e55" userProvider="AD" userName="Sudeept Srivastava"/>
      </t:Event>
    </t:History>
  </t:Task>
  <t:Task id="{09B595F5-57E3-4835-B776-64B7BF2F76C9}">
    <t:Anchor>
      <t:Comment id="633228152"/>
    </t:Anchor>
    <t:History>
      <t:Event id="{1079429C-3DBD-4391-A3F4-A660BCEE34A3}" time="2021-12-07T19:11:25.248Z">
        <t:Attribution userId="S::v-szuber@microsoft.com::4a96915b-f1d3-4bac-a77b-80bf0ecf9490" userProvider="AD" userName="Suzanne Zuber (Aditi Consulting)"/>
        <t:Anchor>
          <t:Comment id="633228152"/>
        </t:Anchor>
        <t:Create/>
      </t:Event>
      <t:Event id="{FACC8814-97DD-44C8-9601-302B5BAA66D1}" time="2021-12-07T19:11:25.248Z">
        <t:Attribution userId="S::v-szuber@microsoft.com::4a96915b-f1d3-4bac-a77b-80bf0ecf9490" userProvider="AD" userName="Suzanne Zuber (Aditi Consulting)"/>
        <t:Anchor>
          <t:Comment id="633228152"/>
        </t:Anchor>
        <t:Assign userId="S::susrivastava@microsoft.com::ee3f9444-61e7-47aa-af54-e4d0c14d7e55" userProvider="AD" userName="Sudeept Srivastava"/>
      </t:Event>
      <t:Event id="{7EA6BD12-1871-4551-B424-A19DECB758C1}" time="2021-12-07T19:11:25.248Z">
        <t:Attribution userId="S::v-szuber@microsoft.com::4a96915b-f1d3-4bac-a77b-80bf0ecf9490" userProvider="AD" userName="Suzanne Zuber (Aditi Consulting)"/>
        <t:Anchor>
          <t:Comment id="633228152"/>
        </t:Anchor>
        <t:SetTitle title="@Sudeept Srivastava is this one command or several? If several, please separate them out on different lines to differentiate them."/>
      </t:Event>
      <t:Event id="{F3C9DE23-354D-4AAB-85D9-D313FDFF4B1E}" time="2021-12-08T08:34:12.18Z">
        <t:Attribution userId="S::susrivastava@microsoft.com::ee3f9444-61e7-47aa-af54-e4d0c14d7e55" userProvider="AD" userName="Sudeept Srivastava"/>
        <t:Anchor>
          <t:Comment id="1182541658"/>
        </t:Anchor>
        <t:UnassignAll/>
      </t:Event>
      <t:Event id="{FEE3EEDD-004E-431F-A27B-89460197DCEF}" time="2021-12-08T08:34:12.18Z">
        <t:Attribution userId="S::susrivastava@microsoft.com::ee3f9444-61e7-47aa-af54-e4d0c14d7e55" userProvider="AD" userName="Sudeept Srivastava"/>
        <t:Anchor>
          <t:Comment id="1182541658"/>
        </t:Anchor>
        <t:Assign userId="S::v-szuber@microsoft.com::4a96915b-f1d3-4bac-a77b-80bf0ecf9490" userProvider="AD" userName="Suzanne Zuber (Aditi Consulting)"/>
      </t:Event>
      <t:Event id="{D3094F9F-D7FD-41A5-B9C6-44B028DC9EF0}" time="2021-12-13T05:53:13.642Z">
        <t:Attribution userId="S::susrivastava@microsoft.com::ee3f9444-61e7-47aa-af54-e4d0c14d7e55" userProvider="AD" userName="Sudeept Srivastava"/>
        <t:Progress percentComplete="100"/>
      </t:Event>
    </t:History>
  </t:Task>
  <t:Task id="{98D13BC2-A5A4-4535-85AF-657811956770}">
    <t:Anchor>
      <t:Comment id="761627833"/>
    </t:Anchor>
    <t:History>
      <t:Event id="{60A2EFD0-361E-4757-91BD-A57274BD1AD6}" time="2021-12-06T10:37:52.352Z">
        <t:Attribution userId="S::susrivastava@microsoft.com::ee3f9444-61e7-47aa-af54-e4d0c14d7e55" userProvider="AD" userName="Sudeept Srivastava"/>
        <t:Anchor>
          <t:Comment id="761627833"/>
        </t:Anchor>
        <t:Create/>
      </t:Event>
      <t:Event id="{79232BAB-5816-43A7-B218-BD5DBE975760}" time="2021-12-06T10:37:52.352Z">
        <t:Attribution userId="S::susrivastava@microsoft.com::ee3f9444-61e7-47aa-af54-e4d0c14d7e55" userProvider="AD" userName="Sudeept Srivastava"/>
        <t:Anchor>
          <t:Comment id="761627833"/>
        </t:Anchor>
        <t:Assign userId="S::v-szuber@microsoft.com::4a96915b-f1d3-4bac-a77b-80bf0ecf9490" userProvider="AD" userName="Suzanne Zuber (Aditi Consulting)"/>
      </t:Event>
      <t:Event id="{1E7AAEEB-E627-4749-9700-CBC276B8C45D}" time="2021-12-06T10:37:52.352Z">
        <t:Attribution userId="S::susrivastava@microsoft.com::ee3f9444-61e7-47aa-af54-e4d0c14d7e55" userProvider="AD" userName="Sudeept Srivastava"/>
        <t:Anchor>
          <t:Comment id="761627833"/>
        </t:Anchor>
        <t:SetTitle title="@Suzanne Zuber (Aditi Consulting) I have done some re-arranging here, the script install process starts first and down below behind the scene what script does is explained. Can you please align the document accordingly? I checked you PR."/>
      </t:Event>
      <t:Event id="{AE229205-41B3-4A59-9C30-580A3408E8E4}" time="2021-12-13T05:44:53.516Z">
        <t:Attribution userId="S::susrivastava@microsoft.com::ee3f9444-61e7-47aa-af54-e4d0c14d7e55" userProvider="AD" userName="Sudeept Srivastava"/>
        <t:Progress percentComplete="100"/>
      </t:Event>
    </t:History>
  </t:Task>
  <t:Task id="{F98C6ECF-404A-46A3-BE94-B47F1281DDCD}">
    <t:Anchor>
      <t:Comment id="627174139"/>
    </t:Anchor>
    <t:History>
      <t:Event id="{D7BE295C-FEDC-4CBE-8EB0-EE394F4E7337}" time="2022-02-01T16:59:13.005Z">
        <t:Attribution userId="S::v-szuber@microsoft.com::4a96915b-f1d3-4bac-a77b-80bf0ecf9490" userProvider="AD" userName="Suzanne Zuber (Aditi Consulting)"/>
        <t:Anchor>
          <t:Comment id="1947286206"/>
        </t:Anchor>
        <t:Create/>
      </t:Event>
      <t:Event id="{AF19A7A8-65A8-44F7-90F2-64F70D8DA5A7}" time="2022-02-01T16:59:13.005Z">
        <t:Attribution userId="S::v-szuber@microsoft.com::4a96915b-f1d3-4bac-a77b-80bf0ecf9490" userProvider="AD" userName="Suzanne Zuber (Aditi Consulting)"/>
        <t:Anchor>
          <t:Comment id="1947286206"/>
        </t:Anchor>
        <t:Assign userId="S::utbanerj@microsoft.com::52784401-19ea-4f1f-9a37-b941a6c35a28" userProvider="AD" userName="Uthsa Banerjee"/>
      </t:Event>
      <t:Event id="{681D9AB7-4892-4201-8443-A6B8D05FF1C0}" time="2022-02-01T16:59:13.005Z">
        <t:Attribution userId="S::v-szuber@microsoft.com::4a96915b-f1d3-4bac-a77b-80bf0ecf9490" userProvider="AD" userName="Suzanne Zuber (Aditi Consulting)"/>
        <t:Anchor>
          <t:Comment id="1947286206"/>
        </t:Anchor>
        <t:SetTitle title="@Uthsa Banerjee please provide a screenshot with approved generic name, we cannot use your own name for these. Thank you."/>
      </t:Event>
    </t:History>
  </t:Task>
  <t:Task id="{7F1866D3-E842-44E5-B7D5-7A1267270FD1}">
    <t:Anchor>
      <t:Comment id="291162990"/>
    </t:Anchor>
    <t:History>
      <t:Event id="{5DBCCBF5-F4D3-48FE-B9B7-377C56D97C5E}" time="2022-02-01T19:32:58.655Z">
        <t:Attribution userId="S::v-szuber@microsoft.com::4a96915b-f1d3-4bac-a77b-80bf0ecf9490" userProvider="AD" userName="Suzanne Zuber (Aditi Consulting)"/>
        <t:Anchor>
          <t:Comment id="291162990"/>
        </t:Anchor>
        <t:Create/>
      </t:Event>
      <t:Event id="{89214B20-E1DA-4892-A6DC-33E73A102D33}" time="2022-02-01T19:32:58.655Z">
        <t:Attribution userId="S::v-szuber@microsoft.com::4a96915b-f1d3-4bac-a77b-80bf0ecf9490" userProvider="AD" userName="Suzanne Zuber (Aditi Consulting)"/>
        <t:Anchor>
          <t:Comment id="291162990"/>
        </t:Anchor>
        <t:Assign userId="S::susrivastava@microsoft.com::ee3f9444-61e7-47aa-af54-e4d0c14d7e55" userProvider="AD" userName="Sudeept Srivastava"/>
      </t:Event>
      <t:Event id="{28E5749C-716A-40E8-BA04-F522FAD8211C}" time="2022-02-01T19:32:58.655Z">
        <t:Attribution userId="S::v-szuber@microsoft.com::4a96915b-f1d3-4bac-a77b-80bf0ecf9490" userProvider="AD" userName="Suzanne Zuber (Aditi Consulting)"/>
        <t:Anchor>
          <t:Comment id="291162990"/>
        </t:Anchor>
        <t:SetTitle title="@Sudeept Srivastava This was put into a NOTE for emphasis."/>
      </t:Event>
    </t:History>
  </t:Task>
  <t:Task id="{7CBB086F-47B2-4A75-93E5-09B05B5B9F7B}">
    <t:Anchor>
      <t:Comment id="1491723766"/>
    </t:Anchor>
    <t:History>
      <t:Event id="{57A1340E-CD27-4402-825B-F22A8B291B91}" time="2022-02-01T22:12:34.271Z">
        <t:Attribution userId="S::v-szuber@microsoft.com::4a96915b-f1d3-4bac-a77b-80bf0ecf9490" userProvider="AD" userName="Suzanne Zuber (Aditi Consulting)"/>
        <t:Anchor>
          <t:Comment id="1491723766"/>
        </t:Anchor>
        <t:Create/>
      </t:Event>
      <t:Event id="{F38D895A-C815-4E98-B677-47F3CB41B780}" time="2022-02-01T22:12:34.271Z">
        <t:Attribution userId="S::v-szuber@microsoft.com::4a96915b-f1d3-4bac-a77b-80bf0ecf9490" userProvider="AD" userName="Suzanne Zuber (Aditi Consulting)"/>
        <t:Anchor>
          <t:Comment id="1491723766"/>
        </t:Anchor>
        <t:Assign userId="S::susrivastava@microsoft.com::ee3f9444-61e7-47aa-af54-e4d0c14d7e55" userProvider="AD" userName="Sudeept Srivastava"/>
      </t:Event>
      <t:Event id="{B95A2141-DE35-4839-B376-58468E60CF60}" time="2022-02-01T22:12:34.271Z">
        <t:Attribution userId="S::v-szuber@microsoft.com::4a96915b-f1d3-4bac-a77b-80bf0ecf9490" userProvider="AD" userName="Suzanne Zuber (Aditi Consulting)"/>
        <t:Anchor>
          <t:Comment id="1491723766"/>
        </t:Anchor>
        <t:SetTitle title="@Sudeept Srivastava Please verify that you wanted this section removed from the article, per Dec request because it wasn't necessary. It was removed from the Markdown file but in this doc, Anmol added a more recent comment to it. If sections are to be …"/>
      </t:Event>
    </t:History>
  </t:Task>
  <t:Task id="{80EC6DDD-6404-4F6F-8AAE-E4244E88F15F}">
    <t:Anchor>
      <t:Comment id="1988979664"/>
    </t:Anchor>
    <t:History>
      <t:Event id="{B84EB606-707E-4643-8056-FCB8F18182DF}" time="2022-02-01T23:46:11.03Z">
        <t:Attribution userId="S::v-szuber@microsoft.com::4a96915b-f1d3-4bac-a77b-80bf0ecf9490" userProvider="AD" userName="Suzanne Zuber (Aditi Consulting)"/>
        <t:Anchor>
          <t:Comment id="1988979664"/>
        </t:Anchor>
        <t:Create/>
      </t:Event>
      <t:Event id="{7EA1CA81-1021-465A-B435-37CCCF576F9A}" time="2022-02-01T23:46:11.03Z">
        <t:Attribution userId="S::v-szuber@microsoft.com::4a96915b-f1d3-4bac-a77b-80bf0ecf9490" userProvider="AD" userName="Suzanne Zuber (Aditi Consulting)"/>
        <t:Anchor>
          <t:Comment id="1988979664"/>
        </t:Anchor>
        <t:Assign userId="S::susrivastava@microsoft.com::ee3f9444-61e7-47aa-af54-e4d0c14d7e55" userProvider="AD" userName="Sudeept Srivastava"/>
      </t:Event>
      <t:Event id="{463CC04B-B864-430B-BE16-664125878874}" time="2022-02-01T23:46:11.03Z">
        <t:Attribution userId="S::v-szuber@microsoft.com::4a96915b-f1d3-4bac-a77b-80bf0ecf9490" userProvider="AD" userName="Suzanne Zuber (Aditi Consulting)"/>
        <t:Anchor>
          <t:Comment id="1988979664"/>
        </t:Anchor>
        <t:SetTitle title="@Sudeept Srivastava is the site where this link takes you, where you intend it to go?"/>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20CD9928A210D4EB95519F8FC6D3C86" ma:contentTypeVersion="9" ma:contentTypeDescription="Create a new document." ma:contentTypeScope="" ma:versionID="337d4db115816c68a13cee6baf1f0323">
  <xsd:schema xmlns:xsd="http://www.w3.org/2001/XMLSchema" xmlns:xs="http://www.w3.org/2001/XMLSchema" xmlns:p="http://schemas.microsoft.com/office/2006/metadata/properties" xmlns:ns2="754ea9a4-5676-4ac8-b066-7733b6688b8c" xmlns:ns3="2b75493b-57fa-4668-93e0-6e53702cdab1" targetNamespace="http://schemas.microsoft.com/office/2006/metadata/properties" ma:root="true" ma:fieldsID="3f38eb0df527abe2051fc84956395f99" ns2:_="" ns3:_="">
    <xsd:import namespace="754ea9a4-5676-4ac8-b066-7733b6688b8c"/>
    <xsd:import namespace="2b75493b-57fa-4668-93e0-6e53702cdab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4ea9a4-5676-4ac8-b066-7733b6688b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b75493b-57fa-4668-93e0-6e53702cdab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2b75493b-57fa-4668-93e0-6e53702cdab1">
      <UserInfo>
        <DisplayName>George Wallace</DisplayName>
        <AccountId>34</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81379B0-7305-4B00-8459-C621ABDC70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4ea9a4-5676-4ac8-b066-7733b6688b8c"/>
    <ds:schemaRef ds:uri="2b75493b-57fa-4668-93e0-6e53702cda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544D60-B704-4902-AD06-8A1735C1892B}">
  <ds:schemaRefs>
    <ds:schemaRef ds:uri="http://schemas.microsoft.com/office/2006/metadata/properties"/>
    <ds:schemaRef ds:uri="http://schemas.microsoft.com/office/infopath/2007/PartnerControls"/>
    <ds:schemaRef ds:uri="2b75493b-57fa-4668-93e0-6e53702cdab1"/>
  </ds:schemaRefs>
</ds:datastoreItem>
</file>

<file path=customXml/itemProps3.xml><?xml version="1.0" encoding="utf-8"?>
<ds:datastoreItem xmlns:ds="http://schemas.openxmlformats.org/officeDocument/2006/customXml" ds:itemID="{CF582274-0303-479B-B30B-FAD9FBABB1D3}">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10</TotalTime>
  <Pages>20</Pages>
  <Words>3652</Words>
  <Characters>20821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Rohilla</dc:creator>
  <cp:keywords/>
  <dc:description/>
  <cp:lastModifiedBy>Sudeept Srivastava</cp:lastModifiedBy>
  <cp:revision>251</cp:revision>
  <dcterms:created xsi:type="dcterms:W3CDTF">2021-04-16T06:55:00Z</dcterms:created>
  <dcterms:modified xsi:type="dcterms:W3CDTF">2022-02-02T04:38:00Z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0x010100220CD9928A210D4EB95519F8FC6D3C86</vt:lpwstr>
  </property>
</Properties>
</file>